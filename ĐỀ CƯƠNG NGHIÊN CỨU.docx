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360" w:lineRule="auto"/>
        <w:ind w:left="0" w:firstLine="0"/>
        <w:jc w:val="both"/>
        <w:rPr>
          <w:rFonts w:ascii="Times New Roman" w:cs="Times New Roman" w:eastAsia="Times New Roman" w:hAnsi="Times New Roman"/>
          <w:b w:val="1"/>
          <w:sz w:val="26"/>
          <w:szCs w:val="26"/>
        </w:rPr>
      </w:pPr>
      <w:hyperlink r:id="rId7">
        <w:r w:rsidDel="00000000" w:rsidR="00000000" w:rsidRPr="00000000">
          <w:rPr>
            <w:rFonts w:ascii="Times New Roman" w:cs="Times New Roman" w:eastAsia="Times New Roman" w:hAnsi="Times New Roman"/>
            <w:b w:val="1"/>
            <w:sz w:val="26"/>
            <w:szCs w:val="26"/>
            <w:u w:val="single"/>
            <w:rtl w:val="0"/>
          </w:rPr>
          <w:t xml:space="preserve">https://www.kaggle.com/datasets/karkavelrajaj/amazon-sales-dataset</w:t>
        </w:r>
      </w:hyperlink>
      <w:r w:rsidDel="00000000" w:rsidR="00000000" w:rsidRPr="00000000">
        <w:rPr>
          <w:rtl w:val="0"/>
        </w:rPr>
      </w:r>
    </w:p>
    <w:p w:rsidR="00000000" w:rsidDel="00000000" w:rsidP="00000000" w:rsidRDefault="00000000" w:rsidRPr="00000000" w14:paraId="00000002">
      <w:pPr>
        <w:spacing w:after="200" w:before="200" w:line="360" w:lineRule="auto"/>
        <w:ind w:left="0" w:firstLine="0"/>
        <w:jc w:val="both"/>
        <w:rPr>
          <w:rFonts w:ascii="Times New Roman" w:cs="Times New Roman" w:eastAsia="Times New Roman" w:hAnsi="Times New Roman"/>
          <w:b w:val="1"/>
          <w:sz w:val="26"/>
          <w:szCs w:val="26"/>
        </w:rPr>
      </w:pPr>
      <w:hyperlink r:id="rId8">
        <w:r w:rsidDel="00000000" w:rsidR="00000000" w:rsidRPr="00000000">
          <w:rPr>
            <w:rFonts w:ascii="Times New Roman" w:cs="Times New Roman" w:eastAsia="Times New Roman" w:hAnsi="Times New Roman"/>
            <w:b w:val="1"/>
            <w:sz w:val="26"/>
            <w:szCs w:val="26"/>
            <w:u w:val="single"/>
            <w:rtl w:val="0"/>
          </w:rPr>
          <w:t xml:space="preserve">Global Electronics Retailers (kaggle.com)</w:t>
        </w:r>
      </w:hyperlink>
      <w:r w:rsidDel="00000000" w:rsidR="00000000" w:rsidRPr="00000000">
        <w:rPr>
          <w:rFonts w:ascii="Times New Roman" w:cs="Times New Roman" w:eastAsia="Times New Roman" w:hAnsi="Times New Roman"/>
          <w:b w:val="1"/>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 </w:t>
      </w:r>
    </w:p>
    <w:p w:rsidR="00000000" w:rsidDel="00000000" w:rsidP="00000000" w:rsidRDefault="00000000" w:rsidRPr="00000000" w14:paraId="00000003">
      <w:pPr>
        <w:spacing w:after="200" w:before="200" w:line="360" w:lineRule="auto"/>
        <w:ind w:left="0" w:firstLine="0"/>
        <w:jc w:val="both"/>
        <w:rPr>
          <w:rFonts w:ascii="Times New Roman" w:cs="Times New Roman" w:eastAsia="Times New Roman" w:hAnsi="Times New Roman"/>
          <w:b w:val="1"/>
          <w:sz w:val="26"/>
          <w:szCs w:val="26"/>
        </w:rPr>
      </w:pPr>
      <w:hyperlink r:id="rId9">
        <w:r w:rsidDel="00000000" w:rsidR="00000000" w:rsidRPr="00000000">
          <w:rPr>
            <w:rFonts w:ascii="Times New Roman" w:cs="Times New Roman" w:eastAsia="Times New Roman" w:hAnsi="Times New Roman"/>
            <w:b w:val="1"/>
            <w:color w:val="1155cc"/>
            <w:sz w:val="26"/>
            <w:szCs w:val="26"/>
            <w:u w:val="single"/>
            <w:rtl w:val="0"/>
          </w:rPr>
          <w:t xml:space="preserve">Research Papers Dataset (kaggle.com)</w:t>
        </w:r>
      </w:hyperlink>
      <w:r w:rsidDel="00000000" w:rsidR="00000000" w:rsidRPr="00000000">
        <w:rPr>
          <w:rFonts w:ascii="Times New Roman" w:cs="Times New Roman" w:eastAsia="Times New Roman" w:hAnsi="Times New Roman"/>
          <w:b w:val="1"/>
          <w:sz w:val="26"/>
          <w:szCs w:val="26"/>
          <w:rtl w:val="0"/>
        </w:rPr>
        <w:t xml:space="preserve"> - trên tập này trc</w:t>
      </w:r>
    </w:p>
    <w:p w:rsidR="00000000" w:rsidDel="00000000" w:rsidP="00000000" w:rsidRDefault="00000000" w:rsidRPr="00000000" w14:paraId="00000004">
      <w:pPr>
        <w:spacing w:after="200" w:before="200" w:line="360" w:lineRule="auto"/>
        <w:ind w:left="0" w:firstLine="0"/>
        <w:jc w:val="both"/>
        <w:rPr>
          <w:rFonts w:ascii="Times New Roman" w:cs="Times New Roman" w:eastAsia="Times New Roman" w:hAnsi="Times New Roman"/>
          <w:b w:val="1"/>
          <w:sz w:val="26"/>
          <w:szCs w:val="26"/>
        </w:rPr>
      </w:pPr>
      <w:hyperlink r:id="rId10">
        <w:r w:rsidDel="00000000" w:rsidR="00000000" w:rsidRPr="00000000">
          <w:rPr>
            <w:rFonts w:ascii="Times New Roman" w:cs="Times New Roman" w:eastAsia="Times New Roman" w:hAnsi="Times New Roman"/>
            <w:b w:val="1"/>
            <w:color w:val="1155cc"/>
            <w:sz w:val="26"/>
            <w:szCs w:val="26"/>
            <w:u w:val="single"/>
            <w:rtl w:val="0"/>
          </w:rPr>
          <w:t xml:space="preserve">The Movies Dataset (kaggle.com)</w:t>
        </w:r>
      </w:hyperlink>
      <w:r w:rsidDel="00000000" w:rsidR="00000000" w:rsidRPr="00000000">
        <w:rPr>
          <w:rFonts w:ascii="Times New Roman" w:cs="Times New Roman" w:eastAsia="Times New Roman" w:hAnsi="Times New Roman"/>
          <w:b w:val="1"/>
          <w:sz w:val="26"/>
          <w:szCs w:val="26"/>
          <w:rtl w:val="0"/>
        </w:rPr>
        <w:t xml:space="preserve"> </w:t>
      </w:r>
      <w:r w:rsidDel="00000000" w:rsidR="00000000" w:rsidRPr="00000000">
        <w:rPr>
          <w:rtl w:val="0"/>
        </w:rPr>
      </w:r>
    </w:p>
    <w:p w:rsidR="00000000" w:rsidDel="00000000" w:rsidP="00000000" w:rsidRDefault="00000000" w:rsidRPr="00000000" w14:paraId="00000005">
      <w:pPr>
        <w:spacing w:after="200" w:before="200" w:line="360" w:lineRule="auto"/>
        <w:ind w:left="0" w:firstLine="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Đề tài: Tìm hiểu các thuật toán khai phá tập hữu ích cao và các bài toán ứng dụng </w:t>
      </w:r>
    </w:p>
    <w:p w:rsidR="00000000" w:rsidDel="00000000" w:rsidP="00000000" w:rsidRDefault="00000000" w:rsidRPr="00000000" w14:paraId="00000006">
      <w:pPr>
        <w:numPr>
          <w:ilvl w:val="0"/>
          <w:numId w:val="10"/>
        </w:numPr>
        <w:spacing w:after="200" w:before="200" w:line="360" w:lineRule="auto"/>
        <w:ind w:left="720" w:hanging="36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GNN</w:t>
      </w:r>
    </w:p>
    <w:p w:rsidR="00000000" w:rsidDel="00000000" w:rsidP="00000000" w:rsidRDefault="00000000" w:rsidRPr="00000000" w14:paraId="00000007">
      <w:pPr>
        <w:tabs>
          <w:tab w:val="left" w:leader="none" w:pos="270"/>
          <w:tab w:val="left" w:leader="none" w:pos="9639"/>
        </w:tabs>
        <w:spacing w:after="200" w:before="20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8">
      <w:pPr>
        <w:tabs>
          <w:tab w:val="left" w:leader="none" w:pos="270"/>
          <w:tab w:val="left" w:leader="none" w:pos="9639"/>
        </w:tabs>
        <w:spacing w:after="200" w:before="20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MỞ ĐẦU</w:t>
      </w:r>
    </w:p>
    <w:p w:rsidR="00000000" w:rsidDel="00000000" w:rsidP="00000000" w:rsidRDefault="00000000" w:rsidRPr="00000000" w14:paraId="00000009">
      <w:pPr>
        <w:tabs>
          <w:tab w:val="left" w:leader="none" w:pos="270"/>
          <w:tab w:val="left" w:leader="none" w:pos="9639"/>
        </w:tabs>
        <w:spacing w:after="200" w:before="20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 Tính cấp thiết của đề tài</w:t>
      </w:r>
    </w:p>
    <w:p w:rsidR="00000000" w:rsidDel="00000000" w:rsidP="00000000" w:rsidRDefault="00000000" w:rsidRPr="00000000" w14:paraId="0000000A">
      <w:pPr>
        <w:tabs>
          <w:tab w:val="left" w:leader="none" w:pos="270"/>
          <w:tab w:val="left" w:leader="none" w:pos="9639"/>
        </w:tabs>
        <w:spacing w:after="200" w:before="20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 Mục đích của đề tài</w:t>
      </w:r>
    </w:p>
    <w:p w:rsidR="00000000" w:rsidDel="00000000" w:rsidP="00000000" w:rsidRDefault="00000000" w:rsidRPr="00000000" w14:paraId="0000000B">
      <w:pPr>
        <w:tabs>
          <w:tab w:val="left" w:leader="none" w:pos="270"/>
          <w:tab w:val="left" w:leader="none" w:pos="9639"/>
        </w:tabs>
        <w:spacing w:after="200" w:before="20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 Cách tiếp cận và phương pháp nghiên cứu</w:t>
      </w:r>
    </w:p>
    <w:p w:rsidR="00000000" w:rsidDel="00000000" w:rsidP="00000000" w:rsidRDefault="00000000" w:rsidRPr="00000000" w14:paraId="0000000C">
      <w:pPr>
        <w:tabs>
          <w:tab w:val="left" w:leader="none" w:pos="270"/>
          <w:tab w:val="left" w:leader="none" w:pos="9639"/>
        </w:tabs>
        <w:spacing w:after="200" w:before="20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1.3.1. Đối tượng nghiên cứu</w:t>
      </w:r>
    </w:p>
    <w:p w:rsidR="00000000" w:rsidDel="00000000" w:rsidP="00000000" w:rsidRDefault="00000000" w:rsidRPr="00000000" w14:paraId="0000000D">
      <w:pPr>
        <w:tabs>
          <w:tab w:val="left" w:leader="none" w:pos="270"/>
          <w:tab w:val="left" w:leader="none" w:pos="9639"/>
        </w:tabs>
        <w:spacing w:after="200" w:before="20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1.3.2. Phạm vi nghiên cứu</w:t>
      </w:r>
    </w:p>
    <w:p w:rsidR="00000000" w:rsidDel="00000000" w:rsidP="00000000" w:rsidRDefault="00000000" w:rsidRPr="00000000" w14:paraId="0000000E">
      <w:pPr>
        <w:tabs>
          <w:tab w:val="left" w:leader="none" w:pos="270"/>
          <w:tab w:val="left" w:leader="none" w:pos="9639"/>
        </w:tabs>
        <w:spacing w:after="200" w:before="20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 Phương pháp nghiên cứu</w:t>
      </w:r>
    </w:p>
    <w:p w:rsidR="00000000" w:rsidDel="00000000" w:rsidP="00000000" w:rsidRDefault="00000000" w:rsidRPr="00000000" w14:paraId="0000000F">
      <w:pPr>
        <w:tabs>
          <w:tab w:val="left" w:leader="none" w:pos="270"/>
          <w:tab w:val="left" w:leader="none" w:pos="9639"/>
        </w:tabs>
        <w:spacing w:after="200" w:before="20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 Kết quả dự kiến đạt được</w:t>
      </w:r>
    </w:p>
    <w:p w:rsidR="00000000" w:rsidDel="00000000" w:rsidP="00000000" w:rsidRDefault="00000000" w:rsidRPr="00000000" w14:paraId="00000010">
      <w:pPr>
        <w:tabs>
          <w:tab w:val="left" w:leader="none" w:pos="270"/>
          <w:tab w:val="left" w:leader="none" w:pos="9639"/>
        </w:tabs>
        <w:spacing w:after="200" w:before="200" w:line="360" w:lineRule="auto"/>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1">
      <w:pPr>
        <w:tabs>
          <w:tab w:val="left" w:leader="none" w:pos="270"/>
          <w:tab w:val="left" w:leader="none" w:pos="9639"/>
        </w:tabs>
        <w:spacing w:after="200" w:before="20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NỘI DUNG </w:t>
      </w:r>
    </w:p>
    <w:p w:rsidR="00000000" w:rsidDel="00000000" w:rsidP="00000000" w:rsidRDefault="00000000" w:rsidRPr="00000000" w14:paraId="00000012">
      <w:pPr>
        <w:tabs>
          <w:tab w:val="left" w:leader="none" w:pos="270"/>
          <w:tab w:val="left" w:leader="none" w:pos="9639"/>
        </w:tabs>
        <w:spacing w:after="200" w:before="20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1: Cơ Sở Lý Thuyết</w:t>
      </w:r>
    </w:p>
    <w:p w:rsidR="00000000" w:rsidDel="00000000" w:rsidP="00000000" w:rsidRDefault="00000000" w:rsidRPr="00000000" w14:paraId="00000013">
      <w:pPr>
        <w:tabs>
          <w:tab w:val="left" w:leader="none" w:pos="270"/>
          <w:tab w:val="left" w:leader="none" w:pos="9639"/>
        </w:tabs>
        <w:spacing w:after="200" w:before="200" w:line="360" w:lineRule="auto"/>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4">
      <w:pPr>
        <w:tabs>
          <w:tab w:val="left" w:leader="none" w:pos="270"/>
          <w:tab w:val="left" w:leader="none" w:pos="9639"/>
        </w:tabs>
        <w:spacing w:after="200" w:before="20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 Tập hữu ích cao và bài toán khai phá độ hữu ích cao</w:t>
      </w:r>
    </w:p>
    <w:p w:rsidR="00000000" w:rsidDel="00000000" w:rsidP="00000000" w:rsidRDefault="00000000" w:rsidRPr="00000000" w14:paraId="00000015">
      <w:pPr>
        <w:tabs>
          <w:tab w:val="left" w:leader="none" w:pos="270"/>
          <w:tab w:val="left" w:leader="none" w:pos="9639"/>
        </w:tabs>
        <w:spacing w:after="200" w:before="20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1.2.1. Tập phổ biến</w:t>
      </w:r>
    </w:p>
    <w:p w:rsidR="00000000" w:rsidDel="00000000" w:rsidP="00000000" w:rsidRDefault="00000000" w:rsidRPr="00000000" w14:paraId="00000016">
      <w:pPr>
        <w:tabs>
          <w:tab w:val="left" w:leader="none" w:pos="270"/>
          <w:tab w:val="left" w:leader="none" w:pos="9639"/>
        </w:tabs>
        <w:spacing w:after="200" w:before="20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1.2.2. Tập hữu ích cao </w:t>
      </w:r>
    </w:p>
    <w:p w:rsidR="00000000" w:rsidDel="00000000" w:rsidP="00000000" w:rsidRDefault="00000000" w:rsidRPr="00000000" w14:paraId="00000017">
      <w:pPr>
        <w:tabs>
          <w:tab w:val="left" w:leader="none" w:pos="270"/>
          <w:tab w:val="left" w:leader="none" w:pos="9639"/>
        </w:tabs>
        <w:spacing w:after="200" w:before="20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1.2.2.1. Khái niệm tập hữu ích cao</w:t>
      </w:r>
    </w:p>
    <w:p w:rsidR="00000000" w:rsidDel="00000000" w:rsidP="00000000" w:rsidRDefault="00000000" w:rsidRPr="00000000" w14:paraId="00000018">
      <w:pPr>
        <w:tabs>
          <w:tab w:val="left" w:leader="none" w:pos="270"/>
          <w:tab w:val="left" w:leader="none" w:pos="9639"/>
        </w:tabs>
        <w:spacing w:after="200" w:before="20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1.2.2.2.  Định nghĩa bài toán</w:t>
      </w:r>
    </w:p>
    <w:p w:rsidR="00000000" w:rsidDel="00000000" w:rsidP="00000000" w:rsidRDefault="00000000" w:rsidRPr="00000000" w14:paraId="00000019">
      <w:pPr>
        <w:tabs>
          <w:tab w:val="left" w:leader="none" w:pos="270"/>
          <w:tab w:val="left" w:leader="none" w:pos="9639"/>
        </w:tabs>
        <w:spacing w:after="200" w:before="20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1.2.2.3. Ứng dụng khai thác tập hữu ích cao</w:t>
      </w:r>
    </w:p>
    <w:p w:rsidR="00000000" w:rsidDel="00000000" w:rsidP="00000000" w:rsidRDefault="00000000" w:rsidRPr="00000000" w14:paraId="0000001A">
      <w:pPr>
        <w:tabs>
          <w:tab w:val="left" w:leader="none" w:pos="270"/>
          <w:tab w:val="left" w:leader="none" w:pos="9639"/>
        </w:tabs>
        <w:spacing w:after="200" w:before="20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1.2.3.  Một số thuật toán khai phá tập mục độ hữu ích cao </w:t>
      </w:r>
    </w:p>
    <w:p w:rsidR="00000000" w:rsidDel="00000000" w:rsidP="00000000" w:rsidRDefault="00000000" w:rsidRPr="00000000" w14:paraId="0000001B">
      <w:pPr>
        <w:tabs>
          <w:tab w:val="left" w:leader="none" w:pos="270"/>
          <w:tab w:val="left" w:leader="none" w:pos="9639"/>
        </w:tabs>
        <w:spacing w:after="200" w:before="20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1.2.3.1. Level-wise</w:t>
      </w:r>
    </w:p>
    <w:p w:rsidR="00000000" w:rsidDel="00000000" w:rsidP="00000000" w:rsidRDefault="00000000" w:rsidRPr="00000000" w14:paraId="0000001C">
      <w:pPr>
        <w:tabs>
          <w:tab w:val="left" w:leader="none" w:pos="270"/>
          <w:tab w:val="left" w:leader="none" w:pos="9639"/>
        </w:tabs>
        <w:spacing w:after="200" w:before="20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1.2.3.2. Tree-based</w:t>
      </w:r>
    </w:p>
    <w:p w:rsidR="00000000" w:rsidDel="00000000" w:rsidP="00000000" w:rsidRDefault="00000000" w:rsidRPr="00000000" w14:paraId="0000001D">
      <w:pPr>
        <w:tabs>
          <w:tab w:val="left" w:leader="none" w:pos="270"/>
          <w:tab w:val="left" w:leader="none" w:pos="9639"/>
        </w:tabs>
        <w:spacing w:after="200" w:before="20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1.2.3.3. Utility-list based</w:t>
      </w:r>
    </w:p>
    <w:p w:rsidR="00000000" w:rsidDel="00000000" w:rsidP="00000000" w:rsidRDefault="00000000" w:rsidRPr="00000000" w14:paraId="0000001E">
      <w:pPr>
        <w:tabs>
          <w:tab w:val="left" w:leader="none" w:pos="270"/>
          <w:tab w:val="left" w:leader="none" w:pos="9639"/>
        </w:tabs>
        <w:spacing w:after="200" w:before="200" w:line="360" w:lineRule="auto"/>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F">
      <w:pPr>
        <w:tabs>
          <w:tab w:val="left" w:leader="none" w:pos="270"/>
          <w:tab w:val="left" w:leader="none" w:pos="9639"/>
        </w:tabs>
        <w:spacing w:after="200" w:before="20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 Hệ thống gợi ý (Recommender Systems - RS)</w:t>
      </w:r>
    </w:p>
    <w:p w:rsidR="00000000" w:rsidDel="00000000" w:rsidP="00000000" w:rsidRDefault="00000000" w:rsidRPr="00000000" w14:paraId="00000020">
      <w:pPr>
        <w:tabs>
          <w:tab w:val="left" w:leader="none" w:pos="270"/>
          <w:tab w:val="left" w:leader="none" w:pos="9639"/>
        </w:tabs>
        <w:spacing w:after="200" w:before="20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1.2.1 Giới thiệu</w:t>
      </w:r>
    </w:p>
    <w:p w:rsidR="00000000" w:rsidDel="00000000" w:rsidP="00000000" w:rsidRDefault="00000000" w:rsidRPr="00000000" w14:paraId="00000021">
      <w:pPr>
        <w:tabs>
          <w:tab w:val="left" w:leader="none" w:pos="270"/>
          <w:tab w:val="left" w:leader="none" w:pos="9639"/>
        </w:tabs>
        <w:spacing w:after="200" w:before="20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1.2.2 Lợi ích</w:t>
      </w:r>
    </w:p>
    <w:p w:rsidR="00000000" w:rsidDel="00000000" w:rsidP="00000000" w:rsidRDefault="00000000" w:rsidRPr="00000000" w14:paraId="00000022">
      <w:pPr>
        <w:tabs>
          <w:tab w:val="left" w:leader="none" w:pos="270"/>
          <w:tab w:val="left" w:leader="none" w:pos="9639"/>
        </w:tabs>
        <w:spacing w:after="200" w:before="20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1.2.3 Các kỹ thuật chính trong hệ thống gợi ý</w:t>
      </w:r>
    </w:p>
    <w:p w:rsidR="00000000" w:rsidDel="00000000" w:rsidP="00000000" w:rsidRDefault="00000000" w:rsidRPr="00000000" w14:paraId="00000023">
      <w:pPr>
        <w:tabs>
          <w:tab w:val="left" w:leader="none" w:pos="270"/>
          <w:tab w:val="left" w:leader="none" w:pos="9639"/>
        </w:tabs>
        <w:spacing w:after="200" w:before="20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1.2.3.1 Content based filtering</w:t>
      </w:r>
    </w:p>
    <w:p w:rsidR="00000000" w:rsidDel="00000000" w:rsidP="00000000" w:rsidRDefault="00000000" w:rsidRPr="00000000" w14:paraId="00000024">
      <w:pPr>
        <w:tabs>
          <w:tab w:val="left" w:leader="none" w:pos="270"/>
          <w:tab w:val="left" w:leader="none" w:pos="9639"/>
        </w:tabs>
        <w:spacing w:after="200" w:before="20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1.2.3.2 Collaborative filtering </w:t>
      </w:r>
    </w:p>
    <w:p w:rsidR="00000000" w:rsidDel="00000000" w:rsidP="00000000" w:rsidRDefault="00000000" w:rsidRPr="00000000" w14:paraId="00000025">
      <w:pPr>
        <w:tabs>
          <w:tab w:val="left" w:leader="none" w:pos="270"/>
          <w:tab w:val="left" w:leader="none" w:pos="9639"/>
        </w:tabs>
        <w:spacing w:after="200" w:before="20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1.2.3.3 Hybrid recommendation.</w:t>
      </w:r>
    </w:p>
    <w:p w:rsidR="00000000" w:rsidDel="00000000" w:rsidP="00000000" w:rsidRDefault="00000000" w:rsidRPr="00000000" w14:paraId="00000026">
      <w:pPr>
        <w:tabs>
          <w:tab w:val="left" w:leader="none" w:pos="270"/>
          <w:tab w:val="left" w:leader="none" w:pos="9639"/>
        </w:tabs>
        <w:spacing w:after="200" w:before="200" w:line="360" w:lineRule="auto"/>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7">
      <w:pPr>
        <w:tabs>
          <w:tab w:val="left" w:leader="none" w:pos="270"/>
          <w:tab w:val="left" w:leader="none" w:pos="9639"/>
        </w:tabs>
        <w:spacing w:after="200" w:before="20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1.3. Tổng quan về mạng nơ-ron học sâu</w:t>
      </w:r>
    </w:p>
    <w:p w:rsidR="00000000" w:rsidDel="00000000" w:rsidP="00000000" w:rsidRDefault="00000000" w:rsidRPr="00000000" w14:paraId="00000028">
      <w:pPr>
        <w:tabs>
          <w:tab w:val="left" w:leader="none" w:pos="1418"/>
          <w:tab w:val="left" w:leader="none" w:pos="9639"/>
        </w:tabs>
        <w:spacing w:after="200" w:before="20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1.3.1 Mạng Nơ-ron nhân tạo </w:t>
      </w:r>
    </w:p>
    <w:p w:rsidR="00000000" w:rsidDel="00000000" w:rsidP="00000000" w:rsidRDefault="00000000" w:rsidRPr="00000000" w14:paraId="00000029">
      <w:pPr>
        <w:tabs>
          <w:tab w:val="left" w:leader="none" w:pos="1418"/>
          <w:tab w:val="left" w:leader="none" w:pos="9639"/>
        </w:tabs>
        <w:spacing w:after="200" w:before="20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1.3.2. Mạng học sâu</w:t>
      </w:r>
    </w:p>
    <w:p w:rsidR="00000000" w:rsidDel="00000000" w:rsidP="00000000" w:rsidRDefault="00000000" w:rsidRPr="00000000" w14:paraId="0000002A">
      <w:pPr>
        <w:tabs>
          <w:tab w:val="left" w:leader="none" w:pos="1418"/>
          <w:tab w:val="left" w:leader="none" w:pos="9639"/>
        </w:tabs>
        <w:spacing w:after="200" w:before="20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1.3.3. Mạng Nơ-ron Đồ Thị (Graph Neural Network - GNN)</w:t>
      </w:r>
    </w:p>
    <w:p w:rsidR="00000000" w:rsidDel="00000000" w:rsidP="00000000" w:rsidRDefault="00000000" w:rsidRPr="00000000" w14:paraId="0000002B">
      <w:pPr>
        <w:tabs>
          <w:tab w:val="left" w:leader="none" w:pos="1418"/>
          <w:tab w:val="left" w:leader="none" w:pos="9639"/>
        </w:tabs>
        <w:spacing w:after="200" w:before="20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1.3.3.1. Graph hay đồ thị là gì?</w:t>
      </w:r>
    </w:p>
    <w:p w:rsidR="00000000" w:rsidDel="00000000" w:rsidP="00000000" w:rsidRDefault="00000000" w:rsidRPr="00000000" w14:paraId="0000002C">
      <w:pPr>
        <w:tabs>
          <w:tab w:val="left" w:leader="none" w:pos="1418"/>
          <w:tab w:val="left" w:leader="none" w:pos="9639"/>
        </w:tabs>
        <w:spacing w:after="200" w:before="20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1.3.3.2.  Giới thiệu về GNN</w:t>
      </w:r>
    </w:p>
    <w:p w:rsidR="00000000" w:rsidDel="00000000" w:rsidP="00000000" w:rsidRDefault="00000000" w:rsidRPr="00000000" w14:paraId="0000002D">
      <w:pPr>
        <w:tabs>
          <w:tab w:val="left" w:leader="none" w:pos="1418"/>
          <w:tab w:val="left" w:leader="none" w:pos="9639"/>
        </w:tabs>
        <w:spacing w:after="200" w:before="20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1.3.3.3. Các thành phần chính của GNN</w:t>
      </w:r>
    </w:p>
    <w:p w:rsidR="00000000" w:rsidDel="00000000" w:rsidP="00000000" w:rsidRDefault="00000000" w:rsidRPr="00000000" w14:paraId="0000002E">
      <w:pPr>
        <w:tabs>
          <w:tab w:val="left" w:leader="none" w:pos="1418"/>
          <w:tab w:val="left" w:leader="none" w:pos="9639"/>
        </w:tabs>
        <w:spacing w:after="200" w:before="20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1.3.3.4. Cách thức hoạt động của GNN</w:t>
      </w:r>
    </w:p>
    <w:p w:rsidR="00000000" w:rsidDel="00000000" w:rsidP="00000000" w:rsidRDefault="00000000" w:rsidRPr="00000000" w14:paraId="0000002F">
      <w:pPr>
        <w:tabs>
          <w:tab w:val="left" w:leader="none" w:pos="1418"/>
          <w:tab w:val="left" w:leader="none" w:pos="9639"/>
        </w:tabs>
        <w:spacing w:after="200" w:before="200" w:line="360" w:lineRule="auto"/>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0">
      <w:pPr>
        <w:tabs>
          <w:tab w:val="left" w:leader="none" w:pos="1418"/>
          <w:tab w:val="left" w:leader="none" w:pos="9639"/>
        </w:tabs>
        <w:spacing w:after="200" w:before="200" w:line="360" w:lineRule="auto"/>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1">
      <w:pPr>
        <w:tabs>
          <w:tab w:val="left" w:leader="none" w:pos="1418"/>
          <w:tab w:val="left" w:leader="none" w:pos="9639"/>
        </w:tabs>
        <w:spacing w:after="200" w:before="200" w:line="360" w:lineRule="auto"/>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2">
      <w:pPr>
        <w:tabs>
          <w:tab w:val="left" w:leader="none" w:pos="1418"/>
          <w:tab w:val="left" w:leader="none" w:pos="9639"/>
        </w:tabs>
        <w:spacing w:after="200" w:before="200" w:line="360" w:lineRule="auto"/>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3">
      <w:pPr>
        <w:tabs>
          <w:tab w:val="left" w:leader="none" w:pos="1418"/>
          <w:tab w:val="left" w:leader="none" w:pos="9639"/>
        </w:tabs>
        <w:spacing w:after="200" w:before="200" w:line="360" w:lineRule="auto"/>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4">
      <w:pPr>
        <w:tabs>
          <w:tab w:val="left" w:leader="none" w:pos="1418"/>
          <w:tab w:val="left" w:leader="none" w:pos="9639"/>
        </w:tabs>
        <w:spacing w:after="200" w:before="20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2: Thiết Kế Hệ Thống</w:t>
      </w:r>
    </w:p>
    <w:p w:rsidR="00000000" w:rsidDel="00000000" w:rsidP="00000000" w:rsidRDefault="00000000" w:rsidRPr="00000000" w14:paraId="00000035">
      <w:pPr>
        <w:tabs>
          <w:tab w:val="left" w:leader="none" w:pos="1418"/>
          <w:tab w:val="left" w:leader="none" w:pos="9639"/>
        </w:tabs>
        <w:spacing w:after="200" w:before="20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w:t>
      </w:r>
    </w:p>
    <w:p w:rsidR="00000000" w:rsidDel="00000000" w:rsidP="00000000" w:rsidRDefault="00000000" w:rsidRPr="00000000" w14:paraId="00000036">
      <w:pPr>
        <w:tabs>
          <w:tab w:val="left" w:leader="none" w:pos="1418"/>
          <w:tab w:val="left" w:leader="none" w:pos="9639"/>
        </w:tabs>
        <w:spacing w:after="200" w:before="20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w:t>
      </w:r>
    </w:p>
    <w:p w:rsidR="00000000" w:rsidDel="00000000" w:rsidP="00000000" w:rsidRDefault="00000000" w:rsidRPr="00000000" w14:paraId="00000037">
      <w:pPr>
        <w:tabs>
          <w:tab w:val="left" w:leader="none" w:pos="1418"/>
          <w:tab w:val="left" w:leader="none" w:pos="9639"/>
        </w:tabs>
        <w:spacing w:after="200" w:before="20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3: Phát Triển và Triển Khai</w:t>
      </w:r>
    </w:p>
    <w:p w:rsidR="00000000" w:rsidDel="00000000" w:rsidP="00000000" w:rsidRDefault="00000000" w:rsidRPr="00000000" w14:paraId="00000038">
      <w:pPr>
        <w:tabs>
          <w:tab w:val="left" w:leader="none" w:pos="1418"/>
          <w:tab w:val="left" w:leader="none" w:pos="9639"/>
        </w:tabs>
        <w:spacing w:after="200" w:before="20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w:t>
      </w:r>
    </w:p>
    <w:p w:rsidR="00000000" w:rsidDel="00000000" w:rsidP="00000000" w:rsidRDefault="00000000" w:rsidRPr="00000000" w14:paraId="00000039">
      <w:pPr>
        <w:tabs>
          <w:tab w:val="left" w:leader="none" w:pos="1418"/>
          <w:tab w:val="left" w:leader="none" w:pos="9639"/>
        </w:tabs>
        <w:spacing w:after="200" w:before="20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w:t>
      </w:r>
    </w:p>
    <w:p w:rsidR="00000000" w:rsidDel="00000000" w:rsidP="00000000" w:rsidRDefault="00000000" w:rsidRPr="00000000" w14:paraId="0000003A">
      <w:pPr>
        <w:tabs>
          <w:tab w:val="left" w:leader="none" w:pos="1418"/>
          <w:tab w:val="left" w:leader="none" w:pos="9639"/>
        </w:tabs>
        <w:spacing w:after="200" w:before="20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4: Thực Nghiệm và Đánh Giá</w:t>
      </w:r>
    </w:p>
    <w:p w:rsidR="00000000" w:rsidDel="00000000" w:rsidP="00000000" w:rsidRDefault="00000000" w:rsidRPr="00000000" w14:paraId="0000003B">
      <w:pPr>
        <w:tabs>
          <w:tab w:val="left" w:leader="none" w:pos="1418"/>
          <w:tab w:val="left" w:leader="none" w:pos="9639"/>
        </w:tabs>
        <w:spacing w:after="200" w:before="20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 Kết quả đạt được của đề tài</w:t>
      </w:r>
    </w:p>
    <w:p w:rsidR="00000000" w:rsidDel="00000000" w:rsidP="00000000" w:rsidRDefault="00000000" w:rsidRPr="00000000" w14:paraId="0000003C">
      <w:pPr>
        <w:tabs>
          <w:tab w:val="left" w:leader="none" w:pos="1418"/>
          <w:tab w:val="left" w:leader="none" w:pos="9639"/>
        </w:tabs>
        <w:spacing w:after="200" w:before="20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4.2 Hạn chế</w:t>
      </w:r>
    </w:p>
    <w:p w:rsidR="00000000" w:rsidDel="00000000" w:rsidP="00000000" w:rsidRDefault="00000000" w:rsidRPr="00000000" w14:paraId="0000003D">
      <w:pPr>
        <w:tabs>
          <w:tab w:val="left" w:leader="none" w:pos="1418"/>
          <w:tab w:val="left" w:leader="none" w:pos="9639"/>
        </w:tabs>
        <w:spacing w:after="200" w:before="20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4.3 Hướng phát triển</w:t>
      </w:r>
    </w:p>
    <w:p w:rsidR="00000000" w:rsidDel="00000000" w:rsidP="00000000" w:rsidRDefault="00000000" w:rsidRPr="00000000" w14:paraId="0000003E">
      <w:pPr>
        <w:tabs>
          <w:tab w:val="left" w:leader="none" w:pos="1418"/>
          <w:tab w:val="left" w:leader="none" w:pos="9639"/>
        </w:tabs>
        <w:spacing w:after="200" w:before="200" w:line="360" w:lineRule="auto"/>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F">
      <w:pPr>
        <w:tabs>
          <w:tab w:val="left" w:leader="none" w:pos="1418"/>
          <w:tab w:val="left" w:leader="none" w:pos="9639"/>
        </w:tabs>
        <w:spacing w:after="200" w:before="200" w:line="360" w:lineRule="auto"/>
        <w:ind w:left="720" w:firstLine="0"/>
        <w:jc w:val="both"/>
        <w:rPr>
          <w:rFonts w:ascii="Times New Roman" w:cs="Times New Roman" w:eastAsia="Times New Roman" w:hAnsi="Times New Roman"/>
          <w:b w:val="1"/>
          <w:sz w:val="26"/>
          <w:szCs w:val="26"/>
        </w:rPr>
      </w:pPr>
      <w:bookmarkStart w:colFirst="0" w:colLast="0" w:name="_gjdgxs" w:id="0"/>
      <w:bookmarkEnd w:id="0"/>
      <w:r w:rsidDel="00000000" w:rsidR="00000000" w:rsidRPr="00000000">
        <w:rPr>
          <w:rFonts w:ascii="Times New Roman" w:cs="Times New Roman" w:eastAsia="Times New Roman" w:hAnsi="Times New Roman"/>
          <w:b w:val="1"/>
          <w:sz w:val="26"/>
          <w:szCs w:val="26"/>
          <w:rtl w:val="0"/>
        </w:rPr>
        <w:t xml:space="preserve">Phần KẾT LUẬN</w:t>
      </w:r>
    </w:p>
    <w:p w:rsidR="00000000" w:rsidDel="00000000" w:rsidP="00000000" w:rsidRDefault="00000000" w:rsidRPr="00000000" w14:paraId="00000040">
      <w:pPr>
        <w:tabs>
          <w:tab w:val="left" w:leader="none" w:pos="1418"/>
          <w:tab w:val="left" w:leader="none" w:pos="9639"/>
        </w:tabs>
        <w:spacing w:after="200" w:before="20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tham khảo</w:t>
      </w:r>
    </w:p>
    <w:p w:rsidR="00000000" w:rsidDel="00000000" w:rsidP="00000000" w:rsidRDefault="00000000" w:rsidRPr="00000000" w14:paraId="00000041">
      <w:pPr>
        <w:tabs>
          <w:tab w:val="left" w:leader="none" w:pos="1418"/>
          <w:tab w:val="left" w:leader="none" w:pos="9639"/>
        </w:tabs>
        <w:spacing w:after="200" w:before="20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p w:rsidR="00000000" w:rsidDel="00000000" w:rsidP="00000000" w:rsidRDefault="00000000" w:rsidRPr="00000000" w14:paraId="00000042">
      <w:pPr>
        <w:tabs>
          <w:tab w:val="left" w:leader="none" w:pos="1418"/>
          <w:tab w:val="left" w:leader="none" w:pos="9639"/>
        </w:tabs>
        <w:spacing w:after="200" w:before="20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p w:rsidR="00000000" w:rsidDel="00000000" w:rsidP="00000000" w:rsidRDefault="00000000" w:rsidRPr="00000000" w14:paraId="00000043">
      <w:pPr>
        <w:tabs>
          <w:tab w:val="left" w:leader="none" w:pos="1418"/>
          <w:tab w:val="left" w:leader="none" w:pos="9639"/>
        </w:tabs>
        <w:spacing w:after="200" w:before="200" w:line="360" w:lineRule="auto"/>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4">
      <w:pPr>
        <w:tabs>
          <w:tab w:val="left" w:leader="none" w:pos="1418"/>
          <w:tab w:val="left" w:leader="none" w:pos="9639"/>
        </w:tabs>
        <w:spacing w:after="200" w:before="200" w:line="360" w:lineRule="auto"/>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5">
      <w:pPr>
        <w:tabs>
          <w:tab w:val="left" w:leader="none" w:pos="1418"/>
          <w:tab w:val="left" w:leader="none" w:pos="9639"/>
        </w:tabs>
        <w:spacing w:after="200" w:before="200" w:line="360" w:lineRule="auto"/>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6">
      <w:pPr>
        <w:tabs>
          <w:tab w:val="left" w:leader="none" w:pos="1418"/>
          <w:tab w:val="left" w:leader="none" w:pos="9639"/>
        </w:tabs>
        <w:spacing w:after="200" w:before="200" w:line="360" w:lineRule="auto"/>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7">
      <w:pPr>
        <w:tabs>
          <w:tab w:val="left" w:leader="none" w:pos="1418"/>
          <w:tab w:val="left" w:leader="none" w:pos="9639"/>
        </w:tabs>
        <w:spacing w:after="200" w:before="200" w:line="360" w:lineRule="auto"/>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8">
      <w:pPr>
        <w:tabs>
          <w:tab w:val="left" w:leader="none" w:pos="1418"/>
          <w:tab w:val="left" w:leader="none" w:pos="9639"/>
        </w:tabs>
        <w:spacing w:after="200" w:before="200" w:line="360" w:lineRule="auto"/>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9">
      <w:pPr>
        <w:tabs>
          <w:tab w:val="left" w:leader="none" w:pos="1418"/>
          <w:tab w:val="left" w:leader="none" w:pos="9639"/>
        </w:tabs>
        <w:spacing w:after="200" w:before="200" w:line="360" w:lineRule="auto"/>
        <w:ind w:left="720" w:firstLine="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KẾ HOẠCH THỰC HIỆN </w:t>
      </w:r>
    </w:p>
    <w:p w:rsidR="00000000" w:rsidDel="00000000" w:rsidP="00000000" w:rsidRDefault="00000000" w:rsidRPr="00000000" w14:paraId="0000004A">
      <w:pPr>
        <w:tabs>
          <w:tab w:val="left" w:leader="none" w:pos="1418"/>
          <w:tab w:val="left" w:leader="none" w:pos="9639"/>
        </w:tabs>
        <w:spacing w:after="200" w:before="20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rõ từng thời gian tiến hành các công việc của luận văn, thời gian thí nghiệm, thăm quan hiện trường, ....)</w:t>
      </w:r>
    </w:p>
    <w:tbl>
      <w:tblPr>
        <w:tblStyle w:val="Table1"/>
        <w:tblW w:w="985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1725"/>
        <w:gridCol w:w="4170"/>
        <w:gridCol w:w="2460"/>
        <w:tblGridChange w:id="0">
          <w:tblGrid>
            <w:gridCol w:w="1500"/>
            <w:gridCol w:w="1725"/>
            <w:gridCol w:w="4170"/>
            <w:gridCol w:w="2460"/>
          </w:tblGrid>
        </w:tblGridChange>
      </w:tblGrid>
      <w:tr>
        <w:trPr>
          <w:cantSplit w:val="0"/>
          <w:tblHeader w:val="0"/>
        </w:trPr>
        <w:tc>
          <w:tcPr/>
          <w:p w:rsidR="00000000" w:rsidDel="00000000" w:rsidP="00000000" w:rsidRDefault="00000000" w:rsidRPr="00000000" w14:paraId="0000004B">
            <w:pPr>
              <w:tabs>
                <w:tab w:val="left" w:leader="none" w:pos="1418"/>
                <w:tab w:val="left" w:leader="none" w:pos="9639"/>
              </w:tabs>
              <w:spacing w:after="200" w:before="200" w:line="360" w:lineRule="auto"/>
              <w:ind w:left="600" w:firstLine="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STT</w:t>
            </w:r>
          </w:p>
        </w:tc>
        <w:tc>
          <w:tcPr/>
          <w:p w:rsidR="00000000" w:rsidDel="00000000" w:rsidP="00000000" w:rsidRDefault="00000000" w:rsidRPr="00000000" w14:paraId="0000004C">
            <w:pPr>
              <w:tabs>
                <w:tab w:val="left" w:leader="none" w:pos="1418"/>
                <w:tab w:val="left" w:leader="none" w:pos="9639"/>
              </w:tabs>
              <w:spacing w:after="200" w:before="200" w:line="360" w:lineRule="auto"/>
              <w:ind w:left="720" w:firstLine="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Thời gian</w:t>
            </w:r>
          </w:p>
        </w:tc>
        <w:tc>
          <w:tcPr/>
          <w:p w:rsidR="00000000" w:rsidDel="00000000" w:rsidP="00000000" w:rsidRDefault="00000000" w:rsidRPr="00000000" w14:paraId="0000004D">
            <w:pPr>
              <w:tabs>
                <w:tab w:val="left" w:leader="none" w:pos="1418"/>
                <w:tab w:val="left" w:leader="none" w:pos="9639"/>
              </w:tabs>
              <w:spacing w:after="200" w:before="200" w:line="360" w:lineRule="auto"/>
              <w:ind w:left="720" w:firstLine="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Công việc</w:t>
            </w:r>
          </w:p>
        </w:tc>
        <w:tc>
          <w:tcPr/>
          <w:p w:rsidR="00000000" w:rsidDel="00000000" w:rsidP="00000000" w:rsidRDefault="00000000" w:rsidRPr="00000000" w14:paraId="0000004E">
            <w:pPr>
              <w:tabs>
                <w:tab w:val="left" w:leader="none" w:pos="1418"/>
                <w:tab w:val="left" w:leader="none" w:pos="9639"/>
              </w:tabs>
              <w:spacing w:after="200" w:before="200" w:line="360" w:lineRule="auto"/>
              <w:ind w:left="720" w:firstLine="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Ghi chú</w:t>
            </w:r>
          </w:p>
        </w:tc>
      </w:tr>
      <w:tr>
        <w:trPr>
          <w:cantSplit w:val="0"/>
          <w:tblHeader w:val="0"/>
        </w:trPr>
        <w:tc>
          <w:tcPr/>
          <w:p w:rsidR="00000000" w:rsidDel="00000000" w:rsidP="00000000" w:rsidRDefault="00000000" w:rsidRPr="00000000" w14:paraId="0000004F">
            <w:pPr>
              <w:tabs>
                <w:tab w:val="left" w:leader="none" w:pos="1418"/>
                <w:tab w:val="left" w:leader="none" w:pos="9639"/>
              </w:tabs>
              <w:spacing w:after="200" w:before="200" w:line="360" w:lineRule="auto"/>
              <w:ind w:left="600" w:firstLine="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w:t>
            </w:r>
          </w:p>
        </w:tc>
        <w:tc>
          <w:tcPr/>
          <w:p w:rsidR="00000000" w:rsidDel="00000000" w:rsidP="00000000" w:rsidRDefault="00000000" w:rsidRPr="00000000" w14:paraId="00000050">
            <w:pPr>
              <w:tabs>
                <w:tab w:val="left" w:leader="none" w:pos="1418"/>
                <w:tab w:val="left" w:leader="none" w:pos="9639"/>
              </w:tabs>
              <w:spacing w:after="200" w:before="200" w:line="360" w:lineRule="auto"/>
              <w:ind w:left="720" w:firstLine="0"/>
              <w:jc w:val="both"/>
              <w:rPr>
                <w:rFonts w:ascii="Times New Roman" w:cs="Times New Roman" w:eastAsia="Times New Roman" w:hAnsi="Times New Roman"/>
                <w:b w:val="1"/>
                <w:sz w:val="26"/>
                <w:szCs w:val="26"/>
              </w:rPr>
            </w:pPr>
            <w:r w:rsidDel="00000000" w:rsidR="00000000" w:rsidRPr="00000000">
              <w:rPr>
                <w:rtl w:val="0"/>
              </w:rPr>
            </w:r>
          </w:p>
        </w:tc>
        <w:tc>
          <w:tcPr/>
          <w:p w:rsidR="00000000" w:rsidDel="00000000" w:rsidP="00000000" w:rsidRDefault="00000000" w:rsidRPr="00000000" w14:paraId="00000051">
            <w:pPr>
              <w:tabs>
                <w:tab w:val="left" w:leader="none" w:pos="1418"/>
                <w:tab w:val="left" w:leader="none" w:pos="9639"/>
              </w:tabs>
              <w:spacing w:after="200" w:before="200" w:line="360" w:lineRule="auto"/>
              <w:ind w:left="720" w:firstLine="0"/>
              <w:jc w:val="both"/>
              <w:rPr>
                <w:rFonts w:ascii="Times New Roman" w:cs="Times New Roman" w:eastAsia="Times New Roman" w:hAnsi="Times New Roman"/>
                <w:b w:val="1"/>
                <w:sz w:val="26"/>
                <w:szCs w:val="26"/>
              </w:rPr>
            </w:pPr>
            <w:r w:rsidDel="00000000" w:rsidR="00000000" w:rsidRPr="00000000">
              <w:rPr>
                <w:rtl w:val="0"/>
              </w:rPr>
            </w:r>
          </w:p>
        </w:tc>
        <w:tc>
          <w:tcPr/>
          <w:p w:rsidR="00000000" w:rsidDel="00000000" w:rsidP="00000000" w:rsidRDefault="00000000" w:rsidRPr="00000000" w14:paraId="00000052">
            <w:pPr>
              <w:tabs>
                <w:tab w:val="left" w:leader="none" w:pos="1418"/>
                <w:tab w:val="left" w:leader="none" w:pos="9639"/>
              </w:tabs>
              <w:spacing w:after="200" w:before="200" w:line="360" w:lineRule="auto"/>
              <w:ind w:left="720" w:firstLine="0"/>
              <w:jc w:val="both"/>
              <w:rPr>
                <w:rFonts w:ascii="Times New Roman" w:cs="Times New Roman" w:eastAsia="Times New Roman" w:hAnsi="Times New Roman"/>
                <w:b w:val="1"/>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53">
            <w:pPr>
              <w:tabs>
                <w:tab w:val="left" w:leader="none" w:pos="1418"/>
                <w:tab w:val="left" w:leader="none" w:pos="9639"/>
              </w:tabs>
              <w:spacing w:after="200" w:before="200" w:line="360" w:lineRule="auto"/>
              <w:ind w:left="600" w:firstLine="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w:t>
            </w:r>
          </w:p>
        </w:tc>
        <w:tc>
          <w:tcPr/>
          <w:p w:rsidR="00000000" w:rsidDel="00000000" w:rsidP="00000000" w:rsidRDefault="00000000" w:rsidRPr="00000000" w14:paraId="00000054">
            <w:pPr>
              <w:tabs>
                <w:tab w:val="left" w:leader="none" w:pos="1418"/>
                <w:tab w:val="left" w:leader="none" w:pos="9639"/>
              </w:tabs>
              <w:spacing w:after="200" w:before="200" w:line="360" w:lineRule="auto"/>
              <w:ind w:left="720" w:firstLine="0"/>
              <w:jc w:val="both"/>
              <w:rPr>
                <w:rFonts w:ascii="Times New Roman" w:cs="Times New Roman" w:eastAsia="Times New Roman" w:hAnsi="Times New Roman"/>
                <w:b w:val="1"/>
                <w:sz w:val="26"/>
                <w:szCs w:val="26"/>
              </w:rPr>
            </w:pPr>
            <w:r w:rsidDel="00000000" w:rsidR="00000000" w:rsidRPr="00000000">
              <w:rPr>
                <w:rtl w:val="0"/>
              </w:rPr>
            </w:r>
          </w:p>
        </w:tc>
        <w:tc>
          <w:tcPr/>
          <w:p w:rsidR="00000000" w:rsidDel="00000000" w:rsidP="00000000" w:rsidRDefault="00000000" w:rsidRPr="00000000" w14:paraId="00000055">
            <w:pPr>
              <w:tabs>
                <w:tab w:val="left" w:leader="none" w:pos="1418"/>
                <w:tab w:val="left" w:leader="none" w:pos="9639"/>
              </w:tabs>
              <w:spacing w:after="200" w:before="200" w:line="360" w:lineRule="auto"/>
              <w:ind w:left="720" w:firstLine="0"/>
              <w:jc w:val="both"/>
              <w:rPr>
                <w:rFonts w:ascii="Times New Roman" w:cs="Times New Roman" w:eastAsia="Times New Roman" w:hAnsi="Times New Roman"/>
                <w:b w:val="1"/>
                <w:sz w:val="26"/>
                <w:szCs w:val="26"/>
              </w:rPr>
            </w:pPr>
            <w:r w:rsidDel="00000000" w:rsidR="00000000" w:rsidRPr="00000000">
              <w:rPr>
                <w:rtl w:val="0"/>
              </w:rPr>
            </w:r>
          </w:p>
        </w:tc>
        <w:tc>
          <w:tcPr/>
          <w:p w:rsidR="00000000" w:rsidDel="00000000" w:rsidP="00000000" w:rsidRDefault="00000000" w:rsidRPr="00000000" w14:paraId="00000056">
            <w:pPr>
              <w:tabs>
                <w:tab w:val="left" w:leader="none" w:pos="1418"/>
                <w:tab w:val="left" w:leader="none" w:pos="9639"/>
              </w:tabs>
              <w:spacing w:after="200" w:before="200" w:line="360" w:lineRule="auto"/>
              <w:ind w:left="720" w:firstLine="0"/>
              <w:jc w:val="both"/>
              <w:rPr>
                <w:rFonts w:ascii="Times New Roman" w:cs="Times New Roman" w:eastAsia="Times New Roman" w:hAnsi="Times New Roman"/>
                <w:b w:val="1"/>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57">
            <w:pPr>
              <w:tabs>
                <w:tab w:val="left" w:leader="none" w:pos="1418"/>
                <w:tab w:val="left" w:leader="none" w:pos="9639"/>
              </w:tabs>
              <w:spacing w:after="200" w:before="200" w:line="360" w:lineRule="auto"/>
              <w:ind w:left="600" w:firstLine="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3</w:t>
            </w:r>
          </w:p>
        </w:tc>
        <w:tc>
          <w:tcPr/>
          <w:p w:rsidR="00000000" w:rsidDel="00000000" w:rsidP="00000000" w:rsidRDefault="00000000" w:rsidRPr="00000000" w14:paraId="00000058">
            <w:pPr>
              <w:tabs>
                <w:tab w:val="left" w:leader="none" w:pos="1418"/>
                <w:tab w:val="left" w:leader="none" w:pos="9639"/>
              </w:tabs>
              <w:spacing w:after="200" w:before="200" w:line="360" w:lineRule="auto"/>
              <w:ind w:left="720" w:firstLine="0"/>
              <w:jc w:val="both"/>
              <w:rPr>
                <w:rFonts w:ascii="Times New Roman" w:cs="Times New Roman" w:eastAsia="Times New Roman" w:hAnsi="Times New Roman"/>
                <w:b w:val="1"/>
                <w:sz w:val="26"/>
                <w:szCs w:val="26"/>
              </w:rPr>
            </w:pPr>
            <w:r w:rsidDel="00000000" w:rsidR="00000000" w:rsidRPr="00000000">
              <w:rPr>
                <w:rtl w:val="0"/>
              </w:rPr>
            </w:r>
          </w:p>
        </w:tc>
        <w:tc>
          <w:tcPr/>
          <w:p w:rsidR="00000000" w:rsidDel="00000000" w:rsidP="00000000" w:rsidRDefault="00000000" w:rsidRPr="00000000" w14:paraId="00000059">
            <w:pPr>
              <w:tabs>
                <w:tab w:val="left" w:leader="none" w:pos="1418"/>
                <w:tab w:val="left" w:leader="none" w:pos="9639"/>
              </w:tabs>
              <w:spacing w:after="200" w:before="200" w:line="360" w:lineRule="auto"/>
              <w:ind w:left="720" w:firstLine="0"/>
              <w:jc w:val="both"/>
              <w:rPr>
                <w:rFonts w:ascii="Times New Roman" w:cs="Times New Roman" w:eastAsia="Times New Roman" w:hAnsi="Times New Roman"/>
                <w:b w:val="1"/>
                <w:sz w:val="26"/>
                <w:szCs w:val="26"/>
              </w:rPr>
            </w:pPr>
            <w:r w:rsidDel="00000000" w:rsidR="00000000" w:rsidRPr="00000000">
              <w:rPr>
                <w:rtl w:val="0"/>
              </w:rPr>
            </w:r>
          </w:p>
        </w:tc>
        <w:tc>
          <w:tcPr/>
          <w:p w:rsidR="00000000" w:rsidDel="00000000" w:rsidP="00000000" w:rsidRDefault="00000000" w:rsidRPr="00000000" w14:paraId="0000005A">
            <w:pPr>
              <w:tabs>
                <w:tab w:val="left" w:leader="none" w:pos="1418"/>
                <w:tab w:val="left" w:leader="none" w:pos="9639"/>
              </w:tabs>
              <w:spacing w:after="200" w:before="200" w:line="360" w:lineRule="auto"/>
              <w:ind w:left="720" w:firstLine="0"/>
              <w:jc w:val="both"/>
              <w:rPr>
                <w:rFonts w:ascii="Times New Roman" w:cs="Times New Roman" w:eastAsia="Times New Roman" w:hAnsi="Times New Roman"/>
                <w:b w:val="1"/>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5B">
            <w:pPr>
              <w:tabs>
                <w:tab w:val="left" w:leader="none" w:pos="1418"/>
                <w:tab w:val="left" w:leader="none" w:pos="9639"/>
              </w:tabs>
              <w:spacing w:after="200" w:before="200" w:line="360" w:lineRule="auto"/>
              <w:ind w:left="600" w:firstLine="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4…</w:t>
            </w:r>
          </w:p>
        </w:tc>
        <w:tc>
          <w:tcPr/>
          <w:p w:rsidR="00000000" w:rsidDel="00000000" w:rsidP="00000000" w:rsidRDefault="00000000" w:rsidRPr="00000000" w14:paraId="0000005C">
            <w:pPr>
              <w:tabs>
                <w:tab w:val="left" w:leader="none" w:pos="1418"/>
                <w:tab w:val="left" w:leader="none" w:pos="9639"/>
              </w:tabs>
              <w:spacing w:after="200" w:before="200" w:line="360" w:lineRule="auto"/>
              <w:ind w:left="720" w:firstLine="0"/>
              <w:jc w:val="both"/>
              <w:rPr>
                <w:rFonts w:ascii="Times New Roman" w:cs="Times New Roman" w:eastAsia="Times New Roman" w:hAnsi="Times New Roman"/>
                <w:b w:val="1"/>
                <w:sz w:val="26"/>
                <w:szCs w:val="26"/>
              </w:rPr>
            </w:pPr>
            <w:r w:rsidDel="00000000" w:rsidR="00000000" w:rsidRPr="00000000">
              <w:rPr>
                <w:rtl w:val="0"/>
              </w:rPr>
            </w:r>
          </w:p>
        </w:tc>
        <w:tc>
          <w:tcPr/>
          <w:p w:rsidR="00000000" w:rsidDel="00000000" w:rsidP="00000000" w:rsidRDefault="00000000" w:rsidRPr="00000000" w14:paraId="0000005D">
            <w:pPr>
              <w:tabs>
                <w:tab w:val="left" w:leader="none" w:pos="1418"/>
                <w:tab w:val="left" w:leader="none" w:pos="9639"/>
              </w:tabs>
              <w:spacing w:after="200" w:before="200" w:line="360" w:lineRule="auto"/>
              <w:ind w:left="720" w:firstLine="0"/>
              <w:jc w:val="both"/>
              <w:rPr>
                <w:rFonts w:ascii="Times New Roman" w:cs="Times New Roman" w:eastAsia="Times New Roman" w:hAnsi="Times New Roman"/>
                <w:b w:val="1"/>
                <w:sz w:val="26"/>
                <w:szCs w:val="26"/>
              </w:rPr>
            </w:pPr>
            <w:r w:rsidDel="00000000" w:rsidR="00000000" w:rsidRPr="00000000">
              <w:rPr>
                <w:rtl w:val="0"/>
              </w:rPr>
            </w:r>
          </w:p>
        </w:tc>
        <w:tc>
          <w:tcPr/>
          <w:p w:rsidR="00000000" w:rsidDel="00000000" w:rsidP="00000000" w:rsidRDefault="00000000" w:rsidRPr="00000000" w14:paraId="0000005E">
            <w:pPr>
              <w:tabs>
                <w:tab w:val="left" w:leader="none" w:pos="1418"/>
                <w:tab w:val="left" w:leader="none" w:pos="9639"/>
              </w:tabs>
              <w:spacing w:after="200" w:before="200" w:line="360" w:lineRule="auto"/>
              <w:ind w:left="720" w:firstLine="0"/>
              <w:jc w:val="both"/>
              <w:rPr>
                <w:rFonts w:ascii="Times New Roman" w:cs="Times New Roman" w:eastAsia="Times New Roman" w:hAnsi="Times New Roman"/>
                <w:b w:val="1"/>
                <w:sz w:val="26"/>
                <w:szCs w:val="26"/>
              </w:rPr>
            </w:pPr>
            <w:r w:rsidDel="00000000" w:rsidR="00000000" w:rsidRPr="00000000">
              <w:rPr>
                <w:rtl w:val="0"/>
              </w:rPr>
            </w:r>
          </w:p>
        </w:tc>
      </w:tr>
    </w:tbl>
    <w:p w:rsidR="00000000" w:rsidDel="00000000" w:rsidP="00000000" w:rsidRDefault="00000000" w:rsidRPr="00000000" w14:paraId="0000005F">
      <w:pPr>
        <w:tabs>
          <w:tab w:val="left" w:leader="none" w:pos="1418"/>
          <w:tab w:val="left" w:leader="none" w:pos="9639"/>
        </w:tabs>
        <w:spacing w:after="200" w:before="200" w:line="360" w:lineRule="auto"/>
        <w:ind w:left="0" w:firstLine="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60">
      <w:pPr>
        <w:tabs>
          <w:tab w:val="left" w:leader="none" w:pos="1418"/>
          <w:tab w:val="left" w:leader="none" w:pos="9639"/>
        </w:tabs>
        <w:spacing w:after="200" w:before="200" w:line="360" w:lineRule="auto"/>
        <w:ind w:left="0" w:firstLine="0"/>
        <w:jc w:val="both"/>
        <w:rPr>
          <w:ins w:author="Bình Trần Trọng" w:id="0" w:date="2024-09-20T01:25:05Z"/>
          <w:rFonts w:ascii="Times New Roman" w:cs="Times New Roman" w:eastAsia="Times New Roman" w:hAnsi="Times New Roman"/>
          <w:b w:val="1"/>
          <w:sz w:val="26"/>
          <w:szCs w:val="26"/>
        </w:rPr>
      </w:pPr>
      <w:ins w:author="Bình Trần Trọng" w:id="0" w:date="2024-09-20T01:25:05Z">
        <w:r w:rsidDel="00000000" w:rsidR="00000000" w:rsidRPr="00000000">
          <w:rPr>
            <w:rFonts w:ascii="Times New Roman" w:cs="Times New Roman" w:eastAsia="Times New Roman" w:hAnsi="Times New Roman"/>
            <w:b w:val="1"/>
            <w:sz w:val="26"/>
            <w:szCs w:val="26"/>
            <w:rtl w:val="0"/>
          </w:rPr>
          <w:t xml:space="preserve">DANH MỤC HÌNH</w:t>
        </w:r>
      </w:ins>
    </w:p>
    <w:p w:rsidR="00000000" w:rsidDel="00000000" w:rsidP="00000000" w:rsidRDefault="00000000" w:rsidRPr="00000000" w14:paraId="00000061">
      <w:pPr>
        <w:tabs>
          <w:tab w:val="left" w:leader="none" w:pos="1418"/>
          <w:tab w:val="left" w:leader="none" w:pos="9639"/>
        </w:tabs>
        <w:spacing w:after="200" w:before="200" w:line="360" w:lineRule="auto"/>
        <w:ind w:left="0" w:firstLine="0"/>
        <w:jc w:val="both"/>
        <w:rPr>
          <w:ins w:author="Bình Trần Trọng" w:id="0" w:date="2024-09-20T01:25:05Z"/>
          <w:rFonts w:ascii="Times New Roman" w:cs="Times New Roman" w:eastAsia="Times New Roman" w:hAnsi="Times New Roman"/>
          <w:b w:val="1"/>
          <w:sz w:val="26"/>
          <w:szCs w:val="26"/>
        </w:rPr>
      </w:pPr>
      <w:ins w:author="Bình Trần Trọng" w:id="0" w:date="2024-09-20T01:25:05Z">
        <w:r w:rsidDel="00000000" w:rsidR="00000000" w:rsidRPr="00000000">
          <w:rPr>
            <w:rFonts w:ascii="Times New Roman" w:cs="Times New Roman" w:eastAsia="Times New Roman" w:hAnsi="Times New Roman"/>
            <w:b w:val="1"/>
            <w:sz w:val="26"/>
            <w:szCs w:val="26"/>
            <w:rtl w:val="0"/>
          </w:rPr>
          <w:t xml:space="preserve">DANH MỤC BẢNG</w:t>
        </w:r>
      </w:ins>
    </w:p>
    <w:p w:rsidR="00000000" w:rsidDel="00000000" w:rsidP="00000000" w:rsidRDefault="00000000" w:rsidRPr="00000000" w14:paraId="00000062">
      <w:pPr>
        <w:pStyle w:val="Heading5"/>
        <w:tabs>
          <w:tab w:val="left" w:leader="none" w:pos="1418"/>
          <w:tab w:val="left" w:leader="none" w:pos="9639"/>
        </w:tabs>
        <w:spacing w:after="200" w:before="200" w:line="360" w:lineRule="auto"/>
        <w:jc w:val="both"/>
        <w:rPr>
          <w:rFonts w:ascii="Times New Roman" w:cs="Times New Roman" w:eastAsia="Times New Roman" w:hAnsi="Times New Roman"/>
          <w:color w:val="000000"/>
          <w:sz w:val="26"/>
          <w:szCs w:val="26"/>
        </w:rPr>
      </w:pPr>
      <w:bookmarkStart w:colFirst="0" w:colLast="0" w:name="_i6z5k8gh824c" w:id="1"/>
      <w:bookmarkEnd w:id="1"/>
      <w:ins w:author="Bình Trần Trọng" w:id="0" w:date="2024-09-20T01:25:05Z">
        <w:r w:rsidDel="00000000" w:rsidR="00000000" w:rsidRPr="00000000">
          <w:rPr>
            <w:rFonts w:ascii="Times New Roman" w:cs="Times New Roman" w:eastAsia="Times New Roman" w:hAnsi="Times New Roman"/>
            <w:color w:val="000000"/>
            <w:sz w:val="26"/>
            <w:szCs w:val="26"/>
            <w:rtl w:val="0"/>
          </w:rPr>
          <w:t xml:space="preserve">DANH MỤC TỪ VIẾT TẮT</w:t>
        </w:r>
      </w:ins>
      <w:r w:rsidDel="00000000" w:rsidR="00000000" w:rsidRPr="00000000">
        <w:rPr>
          <w:rtl w:val="0"/>
        </w:rPr>
      </w:r>
    </w:p>
    <w:p w:rsidR="00000000" w:rsidDel="00000000" w:rsidP="00000000" w:rsidRDefault="00000000" w:rsidRPr="00000000" w14:paraId="00000063">
      <w:pPr>
        <w:tabs>
          <w:tab w:val="left" w:leader="none" w:pos="1418"/>
          <w:tab w:val="left" w:leader="none" w:pos="9639"/>
        </w:tabs>
        <w:spacing w:after="200" w:before="200" w:line="360" w:lineRule="auto"/>
        <w:ind w:left="0" w:firstLine="0"/>
        <w:jc w:val="both"/>
        <w:rPr>
          <w:rFonts w:ascii="Times New Roman" w:cs="Times New Roman" w:eastAsia="Times New Roman" w:hAnsi="Times New Roman"/>
          <w:b w:val="1"/>
          <w:sz w:val="26"/>
          <w:szCs w:val="26"/>
        </w:rPr>
      </w:pPr>
      <w:r w:rsidDel="00000000" w:rsidR="00000000" w:rsidRPr="00000000">
        <w:rPr>
          <w:rtl w:val="0"/>
        </w:rPr>
      </w:r>
    </w:p>
    <w:tbl>
      <w:tblPr>
        <w:tblStyle w:val="Table2"/>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2745"/>
        <w:gridCol w:w="5085"/>
        <w:tblGridChange w:id="0">
          <w:tblGrid>
            <w:gridCol w:w="1485"/>
            <w:gridCol w:w="2745"/>
            <w:gridCol w:w="50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Từ viết tắt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Nguyên nghĩa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Recommender System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GNN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Graph Neural Networks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CBF</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Content-Based Filtering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CF</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Collaborative Filtering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 Utility Mining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 utility itemset mining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PLCA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IMP-GCN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Interest-aware Message-Passing GCN</w:t>
            </w:r>
          </w:p>
        </w:tc>
      </w:tr>
    </w:tbl>
    <w:p w:rsidR="00000000" w:rsidDel="00000000" w:rsidP="00000000" w:rsidRDefault="00000000" w:rsidRPr="00000000" w14:paraId="0000007F">
      <w:pPr>
        <w:tabs>
          <w:tab w:val="left" w:leader="none" w:pos="1418"/>
          <w:tab w:val="left" w:leader="none" w:pos="9639"/>
        </w:tabs>
        <w:spacing w:after="200" w:before="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80">
      <w:pPr>
        <w:tabs>
          <w:tab w:val="left" w:leader="none" w:pos="1418"/>
          <w:tab w:val="left" w:leader="none" w:pos="9639"/>
        </w:tabs>
        <w:spacing w:after="200" w:before="200" w:line="360" w:lineRule="auto"/>
        <w:ind w:left="0" w:firstLine="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81">
      <w:pPr>
        <w:tabs>
          <w:tab w:val="left" w:leader="none" w:pos="1418"/>
          <w:tab w:val="left" w:leader="none" w:pos="9639"/>
        </w:tabs>
        <w:spacing w:after="200" w:before="200" w:line="360" w:lineRule="auto"/>
        <w:ind w:left="0" w:firstLine="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82">
      <w:pPr>
        <w:pStyle w:val="Heading2"/>
        <w:tabs>
          <w:tab w:val="left" w:leader="none" w:pos="270"/>
          <w:tab w:val="left" w:leader="none" w:pos="9639"/>
        </w:tabs>
        <w:spacing w:after="200" w:before="200" w:line="360" w:lineRule="auto"/>
        <w:ind w:left="0" w:firstLine="0"/>
        <w:jc w:val="both"/>
        <w:rPr>
          <w:rFonts w:ascii="Times New Roman" w:cs="Times New Roman" w:eastAsia="Times New Roman" w:hAnsi="Times New Roman"/>
          <w:sz w:val="26"/>
          <w:szCs w:val="26"/>
        </w:rPr>
      </w:pPr>
      <w:bookmarkStart w:colFirst="0" w:colLast="0" w:name="_syt9pbevbqlk" w:id="2"/>
      <w:bookmarkEnd w:id="2"/>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2"/>
        <w:tabs>
          <w:tab w:val="left" w:leader="none" w:pos="270"/>
          <w:tab w:val="left" w:leader="none" w:pos="9639"/>
        </w:tabs>
        <w:spacing w:after="200" w:before="200" w:line="360" w:lineRule="auto"/>
        <w:ind w:left="0" w:firstLine="0"/>
        <w:jc w:val="both"/>
        <w:rPr>
          <w:rFonts w:ascii="Times New Roman" w:cs="Times New Roman" w:eastAsia="Times New Roman" w:hAnsi="Times New Roman"/>
          <w:sz w:val="26"/>
          <w:szCs w:val="26"/>
        </w:rPr>
      </w:pPr>
      <w:bookmarkStart w:colFirst="0" w:colLast="0" w:name="_bu01sojky59q" w:id="3"/>
      <w:bookmarkEnd w:id="3"/>
      <w:r w:rsidDel="00000000" w:rsidR="00000000" w:rsidRPr="00000000">
        <w:rPr>
          <w:rFonts w:ascii="Times New Roman" w:cs="Times New Roman" w:eastAsia="Times New Roman" w:hAnsi="Times New Roman"/>
          <w:sz w:val="26"/>
          <w:szCs w:val="26"/>
          <w:rtl w:val="0"/>
        </w:rPr>
        <w:t xml:space="preserve">PHẦN MỞ ĐẦU</w:t>
      </w:r>
    </w:p>
    <w:p w:rsidR="00000000" w:rsidDel="00000000" w:rsidP="00000000" w:rsidRDefault="00000000" w:rsidRPr="00000000" w14:paraId="00000084">
      <w:pPr>
        <w:pStyle w:val="Heading3"/>
        <w:tabs>
          <w:tab w:val="left" w:leader="none" w:pos="1418"/>
          <w:tab w:val="left" w:leader="none" w:pos="9639"/>
        </w:tabs>
        <w:spacing w:after="200" w:before="200" w:line="360" w:lineRule="auto"/>
        <w:ind w:left="720" w:firstLine="0"/>
        <w:jc w:val="both"/>
        <w:rPr>
          <w:rFonts w:ascii="Times New Roman" w:cs="Times New Roman" w:eastAsia="Times New Roman" w:hAnsi="Times New Roman"/>
          <w:color w:val="000000"/>
          <w:sz w:val="26"/>
          <w:szCs w:val="26"/>
        </w:rPr>
      </w:pPr>
      <w:bookmarkStart w:colFirst="0" w:colLast="0" w:name="_lpmhe7t3tmkp" w:id="4"/>
      <w:bookmarkEnd w:id="4"/>
      <w:r w:rsidDel="00000000" w:rsidR="00000000" w:rsidRPr="00000000">
        <w:rPr>
          <w:rFonts w:ascii="Times New Roman" w:cs="Times New Roman" w:eastAsia="Times New Roman" w:hAnsi="Times New Roman"/>
          <w:color w:val="000000"/>
          <w:sz w:val="26"/>
          <w:szCs w:val="26"/>
          <w:rtl w:val="0"/>
        </w:rPr>
        <w:t xml:space="preserve">1.1 Tính cấp thiết của đề tài</w:t>
      </w:r>
    </w:p>
    <w:p w:rsidR="00000000" w:rsidDel="00000000" w:rsidP="00000000" w:rsidRDefault="00000000" w:rsidRPr="00000000" w14:paraId="00000085">
      <w:pPr>
        <w:tabs>
          <w:tab w:val="left" w:leader="none" w:pos="1418"/>
          <w:tab w:val="left" w:leader="none" w:pos="9639"/>
        </w:tabs>
        <w:spacing w:after="200" w:before="20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thời đại số hóa phát triển mạnh mẽ, việc truy cập thông tin một cách chính xác và hiệu quả trở thành một thách thức lớn. Với sự gia tăng nhanh chóng của dữ liệu trên internet, các hệ thống gợi ý đóng vai trò quan trọng trong việc giúp người dùng tìm kiếm và khám phá thông tin phù hợp. Việc kết hợp các thuật toán khai phá tập hữu ích và mạng nơ-ron đồ thị (GNN) để phát triển các hệ thống gợi ý thông minh không chỉ mở ra những hướng đi mới trong lĩnh vực trí tuệ nhân tạo mà còn góp phần nâng cao trải nghiệm người dùng.</w:t>
      </w:r>
    </w:p>
    <w:p w:rsidR="00000000" w:rsidDel="00000000" w:rsidP="00000000" w:rsidRDefault="00000000" w:rsidRPr="00000000" w14:paraId="00000086">
      <w:pPr>
        <w:tabs>
          <w:tab w:val="left" w:leader="none" w:pos="1418"/>
          <w:tab w:val="left" w:leader="none" w:pos="9639"/>
        </w:tabs>
        <w:spacing w:after="200" w:before="20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Khai phá tập hữu ích là một kỹ thuật quan trọng trong khai thác dữ liệu, giúp xác định các tập hợp mục có giá trị cao trong cơ sở dữ liệu lớn. Trong khi đó, GNN nổi bật trong khả năng xử lý dữ liệu có cấu trúc đồ thị, cho phép mô hình hóa mối quan hệ phức tạp giữa các đối tượng. Sự kết hợp giữa hai phương pháp này hứa hẹn mang đến những cải tiến đáng kể trong độ chính xác và hiệu quả của hệ thống gợi ý, giúp người dùng tiếp cận thông tin một cách toàn diện và nhanh chóng hơn.</w:t>
      </w:r>
    </w:p>
    <w:p w:rsidR="00000000" w:rsidDel="00000000" w:rsidP="00000000" w:rsidRDefault="00000000" w:rsidRPr="00000000" w14:paraId="00000087">
      <w:pPr>
        <w:pStyle w:val="Heading3"/>
        <w:tabs>
          <w:tab w:val="left" w:leader="none" w:pos="1418"/>
          <w:tab w:val="left" w:leader="none" w:pos="9639"/>
        </w:tabs>
        <w:spacing w:after="200" w:before="200" w:line="360" w:lineRule="auto"/>
        <w:ind w:left="720" w:firstLine="0"/>
        <w:jc w:val="both"/>
        <w:rPr>
          <w:rFonts w:ascii="Times New Roman" w:cs="Times New Roman" w:eastAsia="Times New Roman" w:hAnsi="Times New Roman"/>
          <w:color w:val="000000"/>
          <w:sz w:val="26"/>
          <w:szCs w:val="26"/>
        </w:rPr>
      </w:pPr>
      <w:bookmarkStart w:colFirst="0" w:colLast="0" w:name="_8os5z8l74lfe" w:id="5"/>
      <w:bookmarkEnd w:id="5"/>
      <w:r w:rsidDel="00000000" w:rsidR="00000000" w:rsidRPr="00000000">
        <w:rPr>
          <w:rFonts w:ascii="Times New Roman" w:cs="Times New Roman" w:eastAsia="Times New Roman" w:hAnsi="Times New Roman"/>
          <w:color w:val="000000"/>
          <w:sz w:val="26"/>
          <w:szCs w:val="26"/>
          <w:rtl w:val="0"/>
        </w:rPr>
        <w:t xml:space="preserve">1.2. Mục đích của đề tài</w:t>
      </w:r>
    </w:p>
    <w:p w:rsidR="00000000" w:rsidDel="00000000" w:rsidP="00000000" w:rsidRDefault="00000000" w:rsidRPr="00000000" w14:paraId="00000088">
      <w:pPr>
        <w:tabs>
          <w:tab w:val="left" w:leader="none" w:pos="1418"/>
          <w:tab w:val="left" w:leader="none" w:pos="9639"/>
        </w:tabs>
        <w:spacing w:after="20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chính của nghiên cứu này là nâng cao độ chính xác của hệ thống gợi ý bằng cách sử dụng các thuật toán khai phá tập hữu ích kết hợp với mạng nơ-ron đồ thị. Điều này bao gồm việc tối ưu hóa các thuật toán để khai thác và phân tích sâu hơn các tập dữ liệu lớn và phức tạp, nhằm đề xuất những gợi ý chính xác và cá nhân hóa hơn cho người dùng.</w:t>
      </w:r>
    </w:p>
    <w:p w:rsidR="00000000" w:rsidDel="00000000" w:rsidP="00000000" w:rsidRDefault="00000000" w:rsidRPr="00000000" w14:paraId="00000089">
      <w:pPr>
        <w:tabs>
          <w:tab w:val="left" w:leader="none" w:pos="1418"/>
          <w:tab w:val="left" w:leader="none" w:pos="9639"/>
        </w:tabs>
        <w:spacing w:after="20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ra, nghiên cứu này còn nhằm giải quyết vấn đề "hạn chế tầm nhìn" thông tin, giúp người dùng không chỉ tiếp cận các nội dung dựa trên sở thích hiện tại mà còn mở rộng phạm vi khám phá của họ. Điều này sẽ thúc đẩy khả năng tiếp cận thông tin đa dạng và phong phú, từ đó kích thích sự sáng tạo và tư duy mở.</w:t>
      </w:r>
    </w:p>
    <w:p w:rsidR="00000000" w:rsidDel="00000000" w:rsidP="00000000" w:rsidRDefault="00000000" w:rsidRPr="00000000" w14:paraId="0000008A">
      <w:pPr>
        <w:tabs>
          <w:tab w:val="left" w:leader="none" w:pos="1418"/>
          <w:tab w:val="left" w:leader="none" w:pos="9639"/>
        </w:tabs>
        <w:spacing w:after="20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Nghiên cứu cũng đặt mục tiêu tối ưu hóa giá trị kinh tế và hiệu quả hoạt động của các doanh nghiệp bằng cách phát triển hệ thống gợi ý thông minh, mang lại lợi ích đồng thời cho cả người dùng và doanh nghiệp trong môi trường số hóa ngày nay.</w:t>
      </w:r>
    </w:p>
    <w:p w:rsidR="00000000" w:rsidDel="00000000" w:rsidP="00000000" w:rsidRDefault="00000000" w:rsidRPr="00000000" w14:paraId="0000008B">
      <w:pPr>
        <w:pStyle w:val="Heading3"/>
        <w:tabs>
          <w:tab w:val="left" w:leader="none" w:pos="1418"/>
          <w:tab w:val="left" w:leader="none" w:pos="9639"/>
        </w:tabs>
        <w:spacing w:after="200" w:before="200" w:line="360" w:lineRule="auto"/>
        <w:ind w:left="720" w:firstLine="0"/>
        <w:jc w:val="both"/>
        <w:rPr>
          <w:rFonts w:ascii="Times New Roman" w:cs="Times New Roman" w:eastAsia="Times New Roman" w:hAnsi="Times New Roman"/>
          <w:sz w:val="26"/>
          <w:szCs w:val="26"/>
        </w:rPr>
      </w:pPr>
      <w:bookmarkStart w:colFirst="0" w:colLast="0" w:name="_hm2lfloeb6d0" w:id="6"/>
      <w:bookmarkEnd w:id="6"/>
      <w:r w:rsidDel="00000000" w:rsidR="00000000" w:rsidRPr="00000000">
        <w:rPr>
          <w:rFonts w:ascii="Times New Roman" w:cs="Times New Roman" w:eastAsia="Times New Roman" w:hAnsi="Times New Roman"/>
          <w:color w:val="000000"/>
          <w:sz w:val="26"/>
          <w:szCs w:val="26"/>
          <w:rtl w:val="0"/>
        </w:rPr>
        <w:t xml:space="preserve">1.3. Cách tiếp cận và phương pháp nghiên cứu</w:t>
      </w:r>
      <w:r w:rsidDel="00000000" w:rsidR="00000000" w:rsidRPr="00000000">
        <w:rPr>
          <w:rtl w:val="0"/>
        </w:rPr>
      </w:r>
    </w:p>
    <w:p w:rsidR="00000000" w:rsidDel="00000000" w:rsidP="00000000" w:rsidRDefault="00000000" w:rsidRPr="00000000" w14:paraId="0000008C">
      <w:pPr>
        <w:pStyle w:val="Heading4"/>
        <w:tabs>
          <w:tab w:val="left" w:leader="none" w:pos="1418"/>
          <w:tab w:val="left" w:leader="none" w:pos="9639"/>
        </w:tabs>
        <w:spacing w:after="200" w:before="200" w:line="360" w:lineRule="auto"/>
        <w:ind w:left="720" w:firstLine="0"/>
        <w:jc w:val="both"/>
        <w:rPr>
          <w:rFonts w:ascii="Times New Roman" w:cs="Times New Roman" w:eastAsia="Times New Roman" w:hAnsi="Times New Roman"/>
          <w:color w:val="000000"/>
          <w:sz w:val="26"/>
          <w:szCs w:val="26"/>
        </w:rPr>
      </w:pPr>
      <w:bookmarkStart w:colFirst="0" w:colLast="0" w:name="_r4yd01ukn6o" w:id="7"/>
      <w:bookmarkEnd w:id="7"/>
      <w:r w:rsidDel="00000000" w:rsidR="00000000" w:rsidRPr="00000000">
        <w:rPr>
          <w:rFonts w:ascii="Times New Roman" w:cs="Times New Roman" w:eastAsia="Times New Roman" w:hAnsi="Times New Roman"/>
          <w:color w:val="000000"/>
          <w:sz w:val="26"/>
          <w:szCs w:val="26"/>
          <w:rtl w:val="0"/>
        </w:rPr>
        <w:t xml:space="preserve">1.3.1. Đối tượng nghiên cứu</w:t>
      </w:r>
    </w:p>
    <w:p w:rsidR="00000000" w:rsidDel="00000000" w:rsidP="00000000" w:rsidRDefault="00000000" w:rsidRPr="00000000" w14:paraId="0000008D">
      <w:pPr>
        <w:tabs>
          <w:tab w:val="left" w:leader="none" w:pos="1418"/>
          <w:tab w:val="left" w:leader="none" w:pos="9639"/>
        </w:tabs>
        <w:spacing w:after="20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tượng nghiên cứu là hệ thống gợi ý bằng các phương pháp gợi ý dựa trên nội dung (CBF) và thuật toán khai phá tập hữu ích (HUI), so sánh phương pháp lai ghép sử dụng CBF - HUI với phương pháp gợi ý sử dụng Mạng Nơ-ron đồ thị (GNN).</w:t>
      </w:r>
    </w:p>
    <w:p w:rsidR="00000000" w:rsidDel="00000000" w:rsidP="00000000" w:rsidRDefault="00000000" w:rsidRPr="00000000" w14:paraId="0000008E">
      <w:pPr>
        <w:pStyle w:val="Heading4"/>
        <w:tabs>
          <w:tab w:val="left" w:leader="none" w:pos="1418"/>
          <w:tab w:val="left" w:leader="none" w:pos="9639"/>
        </w:tabs>
        <w:spacing w:after="200" w:before="200" w:line="360" w:lineRule="auto"/>
        <w:ind w:left="720" w:firstLine="0"/>
        <w:jc w:val="both"/>
        <w:rPr>
          <w:rFonts w:ascii="Times New Roman" w:cs="Times New Roman" w:eastAsia="Times New Roman" w:hAnsi="Times New Roman"/>
          <w:color w:val="000000"/>
          <w:sz w:val="26"/>
          <w:szCs w:val="26"/>
        </w:rPr>
      </w:pPr>
      <w:bookmarkStart w:colFirst="0" w:colLast="0" w:name="_5dvm9elpsnnh" w:id="8"/>
      <w:bookmarkEnd w:id="8"/>
      <w:r w:rsidDel="00000000" w:rsidR="00000000" w:rsidRPr="00000000">
        <w:rPr>
          <w:rFonts w:ascii="Times New Roman" w:cs="Times New Roman" w:eastAsia="Times New Roman" w:hAnsi="Times New Roman"/>
          <w:color w:val="000000"/>
          <w:sz w:val="26"/>
          <w:szCs w:val="26"/>
          <w:rtl w:val="0"/>
        </w:rPr>
        <w:t xml:space="preserve">1.3.2. Phạm vi nghiên cứu</w:t>
      </w:r>
    </w:p>
    <w:p w:rsidR="00000000" w:rsidDel="00000000" w:rsidP="00000000" w:rsidRDefault="00000000" w:rsidRPr="00000000" w14:paraId="0000008F">
      <w:pPr>
        <w:tabs>
          <w:tab w:val="left" w:leader="none" w:pos="1418"/>
          <w:tab w:val="left" w:leader="none" w:pos="9639"/>
        </w:tabs>
        <w:spacing w:after="20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vi nghiên cứu là việc ứng dụng của hệ thống gợi ý sử dụng CBF, HUI, GNN cho một số lĩnh vực như: Hệ thống thương mại điện tử sử dụng CBF - HUI với mục tiêu xác định những sản phẩm không chỉ đáp ứng nhu cầu người dùng và có khả năng mang lại lợi nhuận cao cho doanh nghiệp; Hệ thống gợi ý bài báo khoa học dựa trên dữ liệu dữ liệu trích dẫn.</w:t>
      </w:r>
    </w:p>
    <w:p w:rsidR="00000000" w:rsidDel="00000000" w:rsidP="00000000" w:rsidRDefault="00000000" w:rsidRPr="00000000" w14:paraId="00000090">
      <w:pPr>
        <w:pStyle w:val="Heading3"/>
        <w:tabs>
          <w:tab w:val="left" w:leader="none" w:pos="1418"/>
          <w:tab w:val="left" w:leader="none" w:pos="9639"/>
        </w:tabs>
        <w:spacing w:after="200" w:before="200" w:line="360" w:lineRule="auto"/>
        <w:ind w:left="720" w:firstLine="0"/>
        <w:jc w:val="both"/>
        <w:rPr>
          <w:rFonts w:ascii="Times New Roman" w:cs="Times New Roman" w:eastAsia="Times New Roman" w:hAnsi="Times New Roman"/>
          <w:color w:val="000000"/>
          <w:sz w:val="26"/>
          <w:szCs w:val="26"/>
        </w:rPr>
      </w:pPr>
      <w:bookmarkStart w:colFirst="0" w:colLast="0" w:name="_5w244htoxbhv" w:id="9"/>
      <w:bookmarkEnd w:id="9"/>
      <w:r w:rsidDel="00000000" w:rsidR="00000000" w:rsidRPr="00000000">
        <w:rPr>
          <w:rFonts w:ascii="Times New Roman" w:cs="Times New Roman" w:eastAsia="Times New Roman" w:hAnsi="Times New Roman"/>
          <w:color w:val="000000"/>
          <w:sz w:val="26"/>
          <w:szCs w:val="26"/>
          <w:rtl w:val="0"/>
        </w:rPr>
        <w:t xml:space="preserve">1.4. Phương pháp nghiên cứu</w:t>
      </w:r>
    </w:p>
    <w:p w:rsidR="00000000" w:rsidDel="00000000" w:rsidP="00000000" w:rsidRDefault="00000000" w:rsidRPr="00000000" w14:paraId="00000091">
      <w:pPr>
        <w:tabs>
          <w:tab w:val="left" w:leader="none" w:pos="1418"/>
          <w:tab w:val="left" w:leader="none" w:pos="9639"/>
        </w:tabs>
        <w:spacing w:after="20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tài liệu: Thu thập và phân tích các tài liệu liên quan đến hệ thống gợi ý và các thuật toán khai phá tập hữu ích, mạng Nơ-ron đồ thị.</w:t>
      </w:r>
    </w:p>
    <w:p w:rsidR="00000000" w:rsidDel="00000000" w:rsidP="00000000" w:rsidRDefault="00000000" w:rsidRPr="00000000" w14:paraId="00000092">
      <w:pPr>
        <w:tabs>
          <w:tab w:val="left" w:leader="none" w:pos="1418"/>
          <w:tab w:val="left" w:leader="none" w:pos="9639"/>
        </w:tabs>
        <w:spacing w:after="20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nghiệm: Thực hiện các thử nghiệm với các thuật toán gợi ý dựa trên nội dung, khai phá tập hữu ích và mạng GNN trên các bộ dữ liệu có sẵn.</w:t>
      </w:r>
    </w:p>
    <w:p w:rsidR="00000000" w:rsidDel="00000000" w:rsidP="00000000" w:rsidRDefault="00000000" w:rsidRPr="00000000" w14:paraId="00000093">
      <w:pPr>
        <w:tabs>
          <w:tab w:val="left" w:leader="none" w:pos="1418"/>
          <w:tab w:val="left" w:leader="none" w:pos="9639"/>
        </w:tabs>
        <w:spacing w:after="20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và phân tích: So sánh kết quả giữa các thuật toán khác nhau nhằm tìm ra phương pháp tối ưu nhất cho hệ thống gợi ý.</w:t>
      </w:r>
    </w:p>
    <w:p w:rsidR="00000000" w:rsidDel="00000000" w:rsidP="00000000" w:rsidRDefault="00000000" w:rsidRPr="00000000" w14:paraId="00000094">
      <w:pPr>
        <w:tabs>
          <w:tab w:val="left" w:leader="none" w:pos="1418"/>
          <w:tab w:val="left" w:leader="none" w:pos="9639"/>
        </w:tabs>
        <w:spacing w:after="200" w:before="20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 Kết quả dự kiến đạt được</w:t>
      </w:r>
    </w:p>
    <w:p w:rsidR="00000000" w:rsidDel="00000000" w:rsidP="00000000" w:rsidRDefault="00000000" w:rsidRPr="00000000" w14:paraId="00000095">
      <w:pP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được hệ thống gợi ý dựa trên nội dung với hiệu suất cao, có khả năng gợi ý chính xác và phù hợp cho người dùng.</w:t>
      </w:r>
    </w:p>
    <w:p w:rsidR="00000000" w:rsidDel="00000000" w:rsidP="00000000" w:rsidRDefault="00000000" w:rsidRPr="00000000" w14:paraId="00000096">
      <w:pP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hợp các thuật toán khai phá tập hữu ích vào hệ thống gợi ý để tối ưu hóa quá trình gợi ý sản phẩm có giá trị cao cho người dùng.</w:t>
      </w:r>
    </w:p>
    <w:p w:rsidR="00000000" w:rsidDel="00000000" w:rsidP="00000000" w:rsidRDefault="00000000" w:rsidRPr="00000000" w14:paraId="00000097">
      <w:pP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dụng GNN trong việc phân tích mối quan hệ giữa người dùng và sản phẩm, nhằm cải thiện hiệu quả của hệ thống gợi ý.</w:t>
      </w:r>
    </w:p>
    <w:p w:rsidR="00000000" w:rsidDel="00000000" w:rsidP="00000000" w:rsidRDefault="00000000" w:rsidRPr="00000000" w14:paraId="00000098">
      <w:pPr>
        <w:pStyle w:val="Heading3"/>
        <w:tabs>
          <w:tab w:val="left" w:leader="none" w:pos="1418"/>
          <w:tab w:val="left" w:leader="none" w:pos="9639"/>
        </w:tabs>
        <w:spacing w:after="200" w:before="200" w:line="360" w:lineRule="auto"/>
        <w:jc w:val="both"/>
        <w:rPr>
          <w:ins w:author="Bình Trần Trọng" w:id="1" w:date="2024-09-20T01:35:09Z"/>
          <w:rFonts w:ascii="Times New Roman" w:cs="Times New Roman" w:eastAsia="Times New Roman" w:hAnsi="Times New Roman"/>
          <w:sz w:val="26"/>
          <w:szCs w:val="26"/>
        </w:rPr>
      </w:pPr>
      <w:commentRangeStart w:id="0"/>
      <w:r w:rsidDel="00000000" w:rsidR="00000000" w:rsidRPr="00000000">
        <w:rPr>
          <w:rFonts w:ascii="Times New Roman" w:cs="Times New Roman" w:eastAsia="Times New Roman" w:hAnsi="Times New Roman"/>
          <w:sz w:val="26"/>
          <w:szCs w:val="26"/>
          <w:rtl w:val="0"/>
        </w:rPr>
        <w:t xml:space="preserve">1.5.Tổng quan tình hình nghiên cứu trong và ngoài nước</w:t>
      </w:r>
      <w:ins w:author="Bình Trần Trọng" w:id="1" w:date="2024-09-20T01:35:09Z">
        <w:bookmarkStart w:colFirst="0" w:colLast="0" w:name="_83hclas4uve5" w:id="10"/>
        <w:bookmarkEnd w:id="10"/>
        <w:commentRangeEnd w:id="0"/>
        <w:r w:rsidDel="00000000" w:rsidR="00000000" w:rsidRPr="00000000">
          <w:commentReference w:id="0"/>
        </w:r>
        <w:r w:rsidDel="00000000" w:rsidR="00000000" w:rsidRPr="00000000">
          <w:rPr>
            <w:rtl w:val="0"/>
          </w:rPr>
        </w:r>
      </w:ins>
    </w:p>
    <w:p w:rsidR="00000000" w:rsidDel="00000000" w:rsidP="00000000" w:rsidRDefault="00000000" w:rsidRPr="00000000" w14:paraId="00000099">
      <w:pPr>
        <w:tabs>
          <w:tab w:val="left" w:leader="none" w:pos="1418"/>
          <w:tab w:val="left" w:leader="none" w:pos="9639"/>
        </w:tabs>
        <w:spacing w:after="200" w:before="200" w:line="360" w:lineRule="auto"/>
        <w:jc w:val="both"/>
        <w:rPr>
          <w:ins w:author="Bình Trần Trọng" w:id="1" w:date="2024-09-20T01:35:09Z"/>
          <w:rFonts w:ascii="Times New Roman" w:cs="Times New Roman" w:eastAsia="Times New Roman" w:hAnsi="Times New Roman"/>
          <w:sz w:val="26"/>
          <w:szCs w:val="26"/>
        </w:rPr>
      </w:pPr>
      <w:ins w:author="Bình Trần Trọng" w:id="1" w:date="2024-09-20T01:35:09Z">
        <w:r w:rsidDel="00000000" w:rsidR="00000000" w:rsidRPr="00000000">
          <w:rPr>
            <w:rFonts w:ascii="Times New Roman" w:cs="Times New Roman" w:eastAsia="Times New Roman" w:hAnsi="Times New Roman"/>
            <w:sz w:val="26"/>
            <w:szCs w:val="26"/>
            <w:rtl w:val="0"/>
          </w:rPr>
          <w:t xml:space="preserve">(Viết thành một bài tập làm văn, kể lể ra không cần chia mục nhỏ)</w:t>
        </w:r>
      </w:ins>
    </w:p>
    <w:p w:rsidR="00000000" w:rsidDel="00000000" w:rsidP="00000000" w:rsidRDefault="00000000" w:rsidRPr="00000000" w14:paraId="0000009A">
      <w:pP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ins w:author="Bình Trần Trọng" w:id="1" w:date="2024-09-20T01:35:09Z">
        <w:r w:rsidDel="00000000" w:rsidR="00000000" w:rsidRPr="00000000">
          <w:rPr>
            <w:rFonts w:ascii="Times New Roman" w:cs="Times New Roman" w:eastAsia="Times New Roman" w:hAnsi="Times New Roman"/>
            <w:sz w:val="26"/>
            <w:szCs w:val="26"/>
            <w:rtl w:val="0"/>
          </w:rPr>
          <w:t xml:space="preserve">Ý chính: RS có bao nhiêu hướng, ai nghiên cứu, tập hữu ích được ứng dụng trong RS từ khi nào? ai nghiên cứu, tương tự như vậy cho GNN, Trong việc ứng dụng thì người ta còn gặp phải vấn đề gì (thách thức).Tổng hợp từ những bài báo mình tìm được và phần Introduction trong các bài báo.</w:t>
        </w:r>
      </w:ins>
      <w:r w:rsidDel="00000000" w:rsidR="00000000" w:rsidRPr="00000000">
        <w:rPr>
          <w:rtl w:val="0"/>
        </w:rPr>
      </w:r>
    </w:p>
    <w:p w:rsidR="00000000" w:rsidDel="00000000" w:rsidP="00000000" w:rsidRDefault="00000000" w:rsidRPr="00000000" w14:paraId="0000009B">
      <w:pP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gợi ý (Recommender System – RS) đã trở thành một trong những công cụ không thể thiếu trong nhiều lĩnh vực, từ thương mại điện tử đến nghiên cứu khoa học. Được phát triển với mục tiêu đưa ra các đề xuất phù hợp cho người dùng, RS hiện nay được phân chia thành ba hướng chính: dựa trên nội dung (Content-Based Filtering – CBF), lọc cộng tác (Collaborative Filtering – CF), và phương pháp lai (Hybrid). Mỗi hướng đều có những đặc điểm riêng và đã thu hút sự chú ý của nhiều nhà nghiên cứu.</w:t>
      </w:r>
    </w:p>
    <w:p w:rsidR="00000000" w:rsidDel="00000000" w:rsidP="00000000" w:rsidRDefault="00000000" w:rsidRPr="00000000" w14:paraId="0000009C">
      <w:pP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Lọc nội dung (CBF) là phương pháp được nghiên cứu sâu rộng nhất và đã chứng minh được hiệu quả trong nhiều lĩnh vực. Phương pháp này tập trung vào việc phân tích các đặc trưng của các đối tượng (ví dụ như bài báo, sản phẩm) và so sánh chúng với sở thích của người dùng. Một ví dụ nổi bật là nghiên cứu của Hong và cộng sự, nơi họ xây dựng một hệ thống đề xuất bài báo nghiên cứu dựa trên hồ sơ người dùng, được hình thành từ các từ khóa trích xuất từ nội dung bài viết (</w:t>
      </w:r>
      <w:r w:rsidDel="00000000" w:rsidR="00000000" w:rsidRPr="00000000">
        <w:rPr>
          <w:rFonts w:ascii="Times New Roman" w:cs="Times New Roman" w:eastAsia="Times New Roman" w:hAnsi="Times New Roman"/>
          <w:color w:val="45818e"/>
          <w:sz w:val="26"/>
          <w:szCs w:val="26"/>
          <w:rtl w:val="0"/>
        </w:rPr>
        <w:t xml:space="preserve">Hong K, Jeon H, Jeon C (2012) Userprofile-based personalized research paper recommendation system. In: 2012 8th international conference on computing and networking technology (INC, ICCIS and ICMIC), pp 134–138 . IEEE</w:t>
      </w:r>
      <w:r w:rsidDel="00000000" w:rsidR="00000000" w:rsidRPr="00000000">
        <w:rPr>
          <w:rFonts w:ascii="Times New Roman" w:cs="Times New Roman" w:eastAsia="Times New Roman" w:hAnsi="Times New Roman"/>
          <w:sz w:val="26"/>
          <w:szCs w:val="26"/>
          <w:rtl w:val="0"/>
        </w:rPr>
        <w:t xml:space="preserve">). Độ tương đồng cosin được sử dụng để đánh giá mức độ liên quan giữa các chủ đề và các bài báo đã thu thập, giúp đề xuất chính xác hơn. Ngoài ra, nghiên cứu của Magara và cộng sự còn áp dụng Mạng thông tin liên kết đôi (BisoNet), các biện pháp TF-IDF làm trọng số và các thuật ngữ lọc để kết nối và khai thác thông tin từ hai không gian hoặc miền thông tin khác nhau, giúp phát hiện những bài báo nghiên cứu tình cờ mà người dùng có thể không ngờ tới. (</w:t>
      </w:r>
      <w:r w:rsidDel="00000000" w:rsidR="00000000" w:rsidRPr="00000000">
        <w:rPr>
          <w:rFonts w:ascii="Times New Roman" w:cs="Times New Roman" w:eastAsia="Times New Roman" w:hAnsi="Times New Roman"/>
          <w:color w:val="3c78d8"/>
          <w:sz w:val="26"/>
          <w:szCs w:val="26"/>
          <w:rtl w:val="0"/>
        </w:rPr>
        <w:t xml:space="preserve">Magara MB, Ojo SO, Zuva T (2018) Towards a serendipitous research paper recommender system using bisociative information networks (bisonets). In: 2018 international conference on advances in big data, computing and data communication systems (icABCD), pp 1–6. IEEE</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9D">
      <w:pP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khi đó, lọc cộng tác (CF) chủ yếu dựa trên sự tương tác của người dùng và thường được phân chia thành hai nhóm: dựa trên mô hình (model-based) và dựa trên bộ nhớ (memory-based). Các thuật toán như phân tích ma trận, đặc biệt là Singular Value Decomposition (SVD), đã được áp dụng để dự đoán sở thích của người dùng dựa trên các dữ liệu từ những người dùng tương tự. Ha và cộng sự đã áp dụng SVD để phát triển một hệ thống gợi ý có khả năng dự đoán và giới thiệu các bài báo nghiên cứu mới xuất bản, ngay cả khi chúng chưa được trích dẫn, giúp nâng cao giá trị của hệ thống gợi ý trong môi trường học thuật. </w:t>
      </w:r>
      <w:r w:rsidDel="00000000" w:rsidR="00000000" w:rsidRPr="00000000">
        <w:rPr>
          <w:rFonts w:ascii="Times New Roman" w:cs="Times New Roman" w:eastAsia="Times New Roman" w:hAnsi="Times New Roman"/>
          <w:color w:val="6aa84f"/>
          <w:sz w:val="26"/>
          <w:szCs w:val="26"/>
          <w:rtl w:val="0"/>
        </w:rPr>
        <w:t xml:space="preserve">(Ha J, Kim SW, Faloutsos C, Park S (2015) Phân tích về sự lan truyền thông tin qua blogcast trong một blogosphere. Inf Sci 290:45–62</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9E">
      <w:pP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pháp lai (Hybrid Approach) là sự kết hợp giữa CBF và CF, nhằm tận dụng lợi thế của cả hai phương pháp để cải thiện hiệu quả gợi ý. Liu và cộng sự đã nghiên cứu một phương pháp đề xuất trích dẫn bài báo dựa trên ngữ cảnh, sử dụng khai thác liên kết (link mining) để hiểu rõ hơn về các ngữ cảnh trích dẫn và cải thiện đề xuất. Điều này đặc biệt hữu ích trong việc đề xuất các bài báo phù hợp với nghiên cứu của người dùng. (</w:t>
      </w:r>
      <w:r w:rsidDel="00000000" w:rsidR="00000000" w:rsidRPr="00000000">
        <w:rPr>
          <w:rFonts w:ascii="Times New Roman" w:cs="Times New Roman" w:eastAsia="Times New Roman" w:hAnsi="Times New Roman"/>
          <w:color w:val="76a5af"/>
          <w:sz w:val="26"/>
          <w:szCs w:val="26"/>
          <w:rtl w:val="0"/>
        </w:rPr>
        <w:t xml:space="preserve">Liu H, Kong X, Bai X, Wang W, Bekele TM, Xia F (2015) Lọc cộng tác dựa trên ngữ cảnh để đề xuất trích dẫn. IEEE Access 3:1695–1703</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9F">
      <w:pPr>
        <w:tabs>
          <w:tab w:val="left" w:leader="none" w:pos="1418"/>
          <w:tab w:val="left" w:leader="none" w:pos="9639"/>
        </w:tabs>
        <w:spacing w:after="200" w:before="200" w:line="360" w:lineRule="auto"/>
        <w:jc w:val="both"/>
        <w:rPr>
          <w:rFonts w:ascii="Times New Roman" w:cs="Times New Roman" w:eastAsia="Times New Roman" w:hAnsi="Times New Roman"/>
          <w:color w:val="3c78d8"/>
          <w:sz w:val="26"/>
          <w:szCs w:val="26"/>
        </w:rPr>
      </w:pPr>
      <w:r w:rsidDel="00000000" w:rsidR="00000000" w:rsidRPr="00000000">
        <w:rPr>
          <w:rFonts w:ascii="Times New Roman" w:cs="Times New Roman" w:eastAsia="Times New Roman" w:hAnsi="Times New Roman"/>
          <w:sz w:val="26"/>
          <w:szCs w:val="26"/>
          <w:rtl w:val="0"/>
        </w:rPr>
        <w:t xml:space="preserve">Mặc dù các phương pháp đề xuất trước đây đã tập trung vào việc tối ưu hóa độ chính xác và cá nhân hóa gợi ý, một khía cạnh quan trọng vẫn chưa được chú trọng đúng mức là độ hữu ích. Để khắc phục, Mahak Dhanda và Vijay Verma đã phát triển hệ thống gợi ý bài nghiên cứu có khả năng xử lý dữ liệu động. Hệ thống này hoạt động qua hai giai đoạn: lọc bài báo phù hợp với sở thích người dùng (PLCA) và cá nhân hóa thông qua thuật toán EIHI. EIHI giúp khai thác các tập mục có độ hữu ích cao và xử lý dữ liệu thay đổi liên tục mà không cần quét lại toàn bộ.</w:t>
      </w:r>
      <w:r w:rsidDel="00000000" w:rsidR="00000000" w:rsidRPr="00000000">
        <w:rPr>
          <w:rFonts w:ascii="Times New Roman" w:cs="Times New Roman" w:eastAsia="Times New Roman" w:hAnsi="Times New Roman"/>
          <w:color w:val="3c78d8"/>
          <w:sz w:val="26"/>
          <w:szCs w:val="26"/>
          <w:rtl w:val="0"/>
        </w:rPr>
        <w:t xml:space="preserve"> (Mahak Dhanda and Vijay Verma, Recommender System for Academic Literature with Incremental Dataset,  Procedia Computer Science 89 ( 2016 ) 483 – 491 )</w:t>
      </w:r>
    </w:p>
    <w:p w:rsidR="00000000" w:rsidDel="00000000" w:rsidP="00000000" w:rsidRDefault="00000000" w:rsidRPr="00000000" w14:paraId="000000A0">
      <w:pP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các phương pháp truyền thống, sự phát triển của mạng nơ-ron sâu và các mô hình GNN đã mở ra những hướng đi mới trong hệ thống gợi ý. Một ví dụ tiêu biểu là nghiên cứu của Rex Ying và cộng sự, họ đã phát triển Mạng tích chập đồ thị (Graph Convolutional Network – GCN) để xây dựng các biểu diễn nút (nhúng) dựa trên cả cấu trúc đồ thị và đặc điểm của các đối tượng. Mô hình này được triển khai tại Pinterest với tên gọi PinSage, xử lý thành công đồ thị với 3 tỷ nút và 18 tỷ cạnh, đạt được cải thiện đáng kể về mức độ tương tác của người dùng. (</w:t>
      </w:r>
      <w:r w:rsidDel="00000000" w:rsidR="00000000" w:rsidRPr="00000000">
        <w:rPr>
          <w:rFonts w:ascii="Times New Roman" w:cs="Times New Roman" w:eastAsia="Times New Roman" w:hAnsi="Times New Roman"/>
          <w:color w:val="38761d"/>
          <w:sz w:val="26"/>
          <w:szCs w:val="26"/>
          <w:rtl w:val="0"/>
        </w:rPr>
        <w:t xml:space="preserve">Rex Ying, Ruining He, Kaifeng Chen, Pong Eksombatchai, William L. Hamilton, and Jure Leskovec. 2018. Graph convolutional neural networks for web-scale recommender systems. In SIGKDD. 974–983</w:t>
      </w:r>
      <w:r w:rsidDel="00000000" w:rsidR="00000000" w:rsidRPr="00000000">
        <w:rPr>
          <w:rFonts w:ascii="Times New Roman" w:cs="Times New Roman" w:eastAsia="Times New Roman" w:hAnsi="Times New Roman"/>
          <w:sz w:val="26"/>
          <w:szCs w:val="26"/>
          <w:rtl w:val="0"/>
        </w:rPr>
        <w:t xml:space="preserve">) . Tiếp nối thành công này, Xhe và cộng sự đã đề xuất một phiên bản đơn giản hóa nhưng mạnh mẽ hơn có tên là LightGCN. Mô hình này học nhúng người dùng và đối tượng bằng cách truyền tải chúng trên biểu đồ tương tác, mang lại hiệu suất cao và giảm thiểu độ phức tạp trong quá trình tính toán.(</w:t>
      </w:r>
      <w:r w:rsidDel="00000000" w:rsidR="00000000" w:rsidRPr="00000000">
        <w:rPr>
          <w:rFonts w:ascii="Times New Roman" w:cs="Times New Roman" w:eastAsia="Times New Roman" w:hAnsi="Times New Roman"/>
          <w:color w:val="38761d"/>
          <w:sz w:val="26"/>
          <w:szCs w:val="26"/>
          <w:rtl w:val="0"/>
        </w:rPr>
        <w:t xml:space="preserve">Xiangnan He, Kuan Deng, Xiang Wang, Yan Li, Yongdong Zhang, and Meng Wang. 2020. Lightgcn: Simplifying and powering graph convolution network for recommendation. In SIGIR’20. 639–648</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A1">
      <w:pP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Tuy nhiên, giống như nhiều mô hình GCN khác, các mô hình đề xuất dựa trên GCN vẫn gặp phải một vấn đề nổi tiếng là hiện tượng làm mịn quá mức (over-smoothing). Khi xếp chồng quá nhiều lớp, nhúng nút có xu hướng trở nên giống nhau, không thể phân biệt, dẫn đến suy giảm hiệu suất. Mặc dù LightGCN đã phần nào giải quyết được vấn đề này, các nghiên cứu vẫn cho rằng chúng bỏ qua một yếu tố quan trọng: những người dùng bậc cao không có sở thích chung với một người dùng cụ thể vẫn có thể ảnh hưởng đến quá trình học nhúng trong các hoạt động tích chập đồ thị.</w:t>
      </w:r>
    </w:p>
    <w:p w:rsidR="00000000" w:rsidDel="00000000" w:rsidP="00000000" w:rsidRDefault="00000000" w:rsidRPr="00000000" w14:paraId="000000A2">
      <w:pPr>
        <w:tabs>
          <w:tab w:val="left" w:leader="none" w:pos="1418"/>
          <w:tab w:val="left" w:leader="none" w:pos="9639"/>
        </w:tabs>
        <w:spacing w:after="200" w:before="200" w:line="360"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Để khắc phục, H. Liu và cộng sự đã đề xuất mô hình Interest-aware Message-Passing GCN nhằm tích hợp tích chập đồ thị bậc cao bên trong các đồ thị con, bao gồm những người dùng có cùng sở thích và các mục họ đã tương tác. Để xây dựng các đồ thị con, nhóm nghiên cứu đã thiết kế một mô-đun tạo đồ thị con không giám sát, có thể xác định hiệu quả những người dùng có chung sở thích thông qua việc khai thác cả đặc điểm người dùng lẫn cấu trúc đồ thị. Điều này giúp mô hình tránh truyền tải thông tin không chính xác từ những người hàng xóm bậc cao, cải thiện quá trình học nhúng và hiệu suất. Các thử nghiệm trên ba tập dữ liệu quy mô lớn cho thấy IMP-GCN có thể vượt trội hơn đáng kể so với các mô hình đề xuất GCN hiện đại khác(</w:t>
      </w:r>
      <w:r w:rsidDel="00000000" w:rsidR="00000000" w:rsidRPr="00000000">
        <w:rPr>
          <w:rFonts w:ascii="Times New Roman" w:cs="Times New Roman" w:eastAsia="Times New Roman" w:hAnsi="Times New Roman"/>
          <w:color w:val="274e13"/>
          <w:sz w:val="26"/>
          <w:szCs w:val="26"/>
          <w:rtl w:val="0"/>
        </w:rPr>
        <w:t xml:space="preserve">Fan Liu, Zhiyong Cheng, Lei Zhu, Zan Gao, and Liqiang Nie. 2021a. Interest-aware message-passing gcn for recommendation. In Proceedings of the Web Conference. 1296–1305</w:t>
      </w:r>
      <w:r w:rsidDel="00000000" w:rsidR="00000000" w:rsidRPr="00000000">
        <w:rPr>
          <w:rFonts w:ascii="Times New Roman" w:cs="Times New Roman" w:eastAsia="Times New Roman" w:hAnsi="Times New Roman"/>
          <w:sz w:val="26"/>
          <w:szCs w:val="26"/>
          <w:rtl w:val="0"/>
        </w:rPr>
        <w:t xml:space="preserve">.) Đến năm 2022, H. Liu phát triển một khuôn khổ mới với tên gọi Mạng tích chập đồ thị không gian Hamming (HS-GCN). Mô hình này mô hình hóa sự tương đồng Hamming và nhúng nó vào các mã của người dùng và đối tượng, từ đó tăng cường độ chính xác trong việc gợi ý. Các thử nghiệm mở rộng trên ba tập dữ liệu chuẩn công khai cho thấy HS-GCN vượt trội hơn đáng kể so với nhiều mô hình băm hiện đại và đạt hiệu suất tương đương với các mô hình gợi ý dựa trên giá trị thực.(</w:t>
      </w:r>
      <w:r w:rsidDel="00000000" w:rsidR="00000000" w:rsidRPr="00000000">
        <w:rPr>
          <w:rFonts w:ascii="Times New Roman" w:cs="Times New Roman" w:eastAsia="Times New Roman" w:hAnsi="Times New Roman"/>
          <w:color w:val="38761d"/>
          <w:sz w:val="26"/>
          <w:szCs w:val="26"/>
          <w:rtl w:val="0"/>
        </w:rPr>
        <w:t xml:space="preserve">Han Liu, Yinwei Wei, Jianhua Yin, and Liqiang Nie. 2022b. HS-GCN: Hamming spatial graph convolutional networks for recommendation. IEEE Trans. Knowl. Data Eng. (2022), 1–1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0A3">
      <w:pPr>
        <w:tabs>
          <w:tab w:val="left" w:leader="none" w:pos="1418"/>
          <w:tab w:val="left" w:leader="none" w:pos="9639"/>
        </w:tabs>
        <w:spacing w:after="200" w:before="200" w:line="360"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từ năm 2023 người ta ưu tiên sử dụng </w:t>
      </w:r>
      <w:commentRangeStart w:id="1"/>
      <w:r w:rsidDel="00000000" w:rsidR="00000000" w:rsidRPr="00000000">
        <w:rPr>
          <w:rFonts w:ascii="Times New Roman" w:cs="Times New Roman" w:eastAsia="Times New Roman" w:hAnsi="Times New Roman"/>
          <w:color w:val="ff0000"/>
          <w:sz w:val="26"/>
          <w:szCs w:val="26"/>
          <w:rtl w:val="0"/>
        </w:rPr>
        <w:t xml:space="preserve">Mô hình ngôn ngữ lớn (LLM) cho hệ thống gợi ý rồi nên e hong kiếm nữa</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A4">
      <w:pP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những năm gần đây, việc tích hợp các Mô hình Ngôn ngữ Lớn (LLM) vào hệ thống đề xuất đã thu hút sự quan tâm mạnh mẽ từ cả giới nghiên cứu và thực hành. Mô hình ngôn ngữ lớn, chẳng hạn như GPT-4, đã chứng minh khả năng hiểu và xử lý ngôn ngữ tự nhiên vượt trội, giúp hệ thống đề xuất có thể khai thác dữ liệu ngôn ngữ phong phú như đánh giá của người dùng hay mô tả sản phẩm. Điều này đã mở ra một hướng tiếp cận mới trong việc cải thiện độ chính xác và mức độ phù hợp của các đề xuất. Chẳng hạn trong bài báo "LLM-enhanced deep learning framework for Recommender Systems,"(</w:t>
      </w:r>
      <w:r w:rsidDel="00000000" w:rsidR="00000000" w:rsidRPr="00000000">
        <w:rPr>
          <w:rFonts w:ascii="Times New Roman" w:cs="Times New Roman" w:eastAsia="Times New Roman" w:hAnsi="Times New Roman"/>
          <w:color w:val="0000ff"/>
          <w:sz w:val="26"/>
          <w:szCs w:val="26"/>
          <w:rtl w:val="0"/>
        </w:rPr>
        <w:t xml:space="preserve">J. Tian, J. Zhao, Z. Wang, and Z. Ding, “Mmrec: Llm based multi-modal recommender system,” arXiv preprint arXiv:2408.04211, 2024</w:t>
      </w:r>
      <w:r w:rsidDel="00000000" w:rsidR="00000000" w:rsidRPr="00000000">
        <w:rPr>
          <w:rFonts w:ascii="Times New Roman" w:cs="Times New Roman" w:eastAsia="Times New Roman" w:hAnsi="Times New Roman"/>
          <w:sz w:val="26"/>
          <w:szCs w:val="26"/>
          <w:rtl w:val="0"/>
        </w:rPr>
        <w:t xml:space="preserve">)  Zhicheng Ding và cộng sự đã trình bày một khung mô hình kết hợp LLM và dữ liệu đa phương tiện (multi-modal), giúp hệ thống đề xuất không chỉ xử lý văn bản mà còn hiểu được cả hình ảnh, từ đó cung cấp những đề xuất cá nhân hóa, chính xác hơn. LLM giúp khắc phục những hạn chế của các phương pháp trước đây bằng cách hợp nhất thông tin từ nhiều nguồn vào một không gian tiềm ẩn thống nhất (latent space), đơn giản hóa quá trình học cho mô hình và cải thiện khả năng xếp hạng các mặt hàng đề xuất.</w:t>
      </w:r>
    </w:p>
    <w:p w:rsidR="00000000" w:rsidDel="00000000" w:rsidP="00000000" w:rsidRDefault="00000000" w:rsidRPr="00000000" w14:paraId="000000A5">
      <w:pP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Mặc dù đã có nhiều tiến bộ đáng kể trong lĩnh vực hệ thống gợi ý, nhưng các nhà nghiên cứu vẫn đang đối mặt với nhiều thách thức. Một trong những vấn đề chính là làm thế nào để tối ưu hóa tính hữu ích của các gợi ý mà vẫn duy trì được tính cá nhân hóa và độ chính xác. Bên cạnh đó, việc xử lý dữ liệu lớn, dữ liệu động và vấn đề bảo mật thông tin cá nhân người dùng cũng đặt ra nhiều thách thức cho việc phát triển các hệ thống gợi ý trong tương lai.</w:t>
      </w:r>
    </w:p>
    <w:p w:rsidR="00000000" w:rsidDel="00000000" w:rsidP="00000000" w:rsidRDefault="00000000" w:rsidRPr="00000000" w14:paraId="000000A6">
      <w:pPr>
        <w:pStyle w:val="Heading2"/>
        <w:tabs>
          <w:tab w:val="left" w:leader="none" w:pos="1418"/>
          <w:tab w:val="left" w:leader="none" w:pos="9639"/>
        </w:tabs>
        <w:spacing w:after="200" w:before="200" w:line="360" w:lineRule="auto"/>
        <w:ind w:left="720" w:firstLine="0"/>
        <w:jc w:val="both"/>
        <w:rPr>
          <w:rFonts w:ascii="Times New Roman" w:cs="Times New Roman" w:eastAsia="Times New Roman" w:hAnsi="Times New Roman"/>
          <w:sz w:val="26"/>
          <w:szCs w:val="26"/>
        </w:rPr>
      </w:pPr>
      <w:bookmarkStart w:colFirst="0" w:colLast="0" w:name="_6tlwmqeaz747" w:id="11"/>
      <w:bookmarkEnd w:id="11"/>
      <w:r w:rsidDel="00000000" w:rsidR="00000000" w:rsidRPr="00000000">
        <w:rPr>
          <w:rFonts w:ascii="Times New Roman" w:cs="Times New Roman" w:eastAsia="Times New Roman" w:hAnsi="Times New Roman"/>
          <w:sz w:val="26"/>
          <w:szCs w:val="26"/>
          <w:rtl w:val="0"/>
        </w:rPr>
        <w:t xml:space="preserve">PHẦN NỘI DUNG </w:t>
      </w:r>
    </w:p>
    <w:p w:rsidR="00000000" w:rsidDel="00000000" w:rsidP="00000000" w:rsidRDefault="00000000" w:rsidRPr="00000000" w14:paraId="000000A7">
      <w:pPr>
        <w:pStyle w:val="Heading2"/>
        <w:tabs>
          <w:tab w:val="left" w:leader="none" w:pos="1418"/>
          <w:tab w:val="left" w:leader="none" w:pos="9639"/>
        </w:tabs>
        <w:spacing w:after="200" w:before="200" w:line="360" w:lineRule="auto"/>
        <w:ind w:left="720" w:firstLine="0"/>
        <w:jc w:val="both"/>
        <w:rPr>
          <w:rFonts w:ascii="Times New Roman" w:cs="Times New Roman" w:eastAsia="Times New Roman" w:hAnsi="Times New Roman"/>
          <w:sz w:val="26"/>
          <w:szCs w:val="26"/>
        </w:rPr>
      </w:pPr>
      <w:bookmarkStart w:colFirst="0" w:colLast="0" w:name="_mi13k934g92j" w:id="12"/>
      <w:bookmarkEnd w:id="12"/>
      <w:commentRangeStart w:id="2"/>
      <w:r w:rsidDel="00000000" w:rsidR="00000000" w:rsidRPr="00000000">
        <w:rPr>
          <w:rFonts w:ascii="Times New Roman" w:cs="Times New Roman" w:eastAsia="Times New Roman" w:hAnsi="Times New Roman"/>
          <w:sz w:val="26"/>
          <w:szCs w:val="26"/>
          <w:rtl w:val="0"/>
        </w:rPr>
        <w:t xml:space="preserve">Chương 1: Cơ Sở Lý Thuyết</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A8">
      <w:pPr>
        <w:tabs>
          <w:tab w:val="left" w:leader="none" w:pos="1418"/>
          <w:tab w:val="left" w:leader="none" w:pos="9639"/>
        </w:tabs>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9">
      <w:pPr>
        <w:pStyle w:val="Heading3"/>
        <w:tabs>
          <w:tab w:val="left" w:leader="none" w:pos="1418"/>
          <w:tab w:val="left" w:leader="none" w:pos="9639"/>
        </w:tabs>
        <w:spacing w:after="200" w:before="200" w:line="360" w:lineRule="auto"/>
        <w:ind w:left="720" w:firstLine="0"/>
        <w:jc w:val="both"/>
        <w:rPr>
          <w:rFonts w:ascii="Times New Roman" w:cs="Times New Roman" w:eastAsia="Times New Roman" w:hAnsi="Times New Roman"/>
          <w:color w:val="000000"/>
          <w:sz w:val="26"/>
          <w:szCs w:val="26"/>
        </w:rPr>
      </w:pPr>
      <w:bookmarkStart w:colFirst="0" w:colLast="0" w:name="_36kavbcf8ewm" w:id="13"/>
      <w:bookmarkEnd w:id="13"/>
      <w:r w:rsidDel="00000000" w:rsidR="00000000" w:rsidRPr="00000000">
        <w:rPr>
          <w:rFonts w:ascii="Times New Roman" w:cs="Times New Roman" w:eastAsia="Times New Roman" w:hAnsi="Times New Roman"/>
          <w:color w:val="000000"/>
          <w:sz w:val="26"/>
          <w:szCs w:val="26"/>
          <w:rtl w:val="0"/>
        </w:rPr>
        <w:t xml:space="preserve">1.1. Tập hữu ích cao và bài toán khai phá độ hữu ích cao</w:t>
      </w:r>
    </w:p>
    <w:p w:rsidR="00000000" w:rsidDel="00000000" w:rsidP="00000000" w:rsidRDefault="00000000" w:rsidRPr="00000000" w14:paraId="000000AA">
      <w:pP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những năm 1990, với sự gia tăng của việc thu thập và lưu trữ dữ liệu, việc phân tích dữ liệu thủ công trở nên khó khăn và tốn thời gian. Điều này đã thúc đẩy nhu cầu thiết kế các kỹ thuật tự động để xác định các mẫu thú vị trong dữ liệu. Ban đầu, nghiên cứu trong lĩnh vực này tập trung vào việc phân tích các mặt hàng được mua bởi khách hàng trong các cửa hàng bán lẻ, với mục tiêu xác định các mẫu thường xuyên, tức là các mục thường xuất hiện cùng nhau trong cơ sở dữ liệu. Ví dụ, một mẫu thường xuyên có thể là nhiều khách hàng mua bánh mì và phô mai cùng nhau. Các mẫu thường xuyên khác có thể xuất hiện trong văn bản hoặc các chuỗi hành động dẫn đến sự cố trong hệ thống phức tạp. Khám phá các mẫu như vậy giúp hiểu rõ dữ liệu và hỗ trợ quyết định, chẳng hạn như phát triển chiến lược tiếp thị để đồng quảng bá sản phẩm.</w:t>
      </w:r>
    </w:p>
    <w:p w:rsidR="00000000" w:rsidDel="00000000" w:rsidP="00000000" w:rsidRDefault="00000000" w:rsidRPr="00000000" w14:paraId="000000AB">
      <w:pP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Mặc dù xác định các mẫu thường xuyên có nhiều ứng dụng hữu ích, nhưng tần số không phải lúc nào cũng là thước đo tốt nhất để tìm các mẫu thú vị. Ví dụ, trong cửa hàng bán lẻ, một số sản phẩm có thể được mua thường xuyên nhưng mang lại lợi nhuận thấp, trong khi các mặt hàng ít được mua có thể mang lại lợi nhuận cao. Nhận thấy điều này, một biện pháp mới gọi là tiện ích đã được giới thiệu. Tiện ích là một hàm toán học đo lường tầm quan trọng của các mẫu bằng cách xem xét cả số lượng và trọng số, thể hiện tầm quan trọng tương đối của các giá trị dữ liệu đối với người dùng.</w:t>
      </w:r>
    </w:p>
    <w:p w:rsidR="00000000" w:rsidDel="00000000" w:rsidP="00000000" w:rsidRDefault="00000000" w:rsidRPr="00000000" w14:paraId="000000AC">
      <w:pP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Khám phá các mẫu tiện ích cao (HUI) trong dữ liệu có nhiều ứng dụng vì nhiệm vụ này được định nghĩa chung và có thể mở rộng để xem xét nhiều loại dữ liệu khác nhau như cơ sở dữ liệu và chuỗi giao dịch. Ví dụ, trong bán lẻ, nó có thể được sử dụng để khám phá các sản phẩm mang lại lợi nhuận cao. Từ góc độ nghiên cứu, phát hiện các mẫu tiện ích cao đã thu hút sự chú ý của nhiều nhà nghiên cứu vì nó khái quát hóa vấn đề khai thác mẫu thường xuyên và cũng khó khăn hơn. Lý do chính là tính chất chống đơn điệu mạnh mẽ của tần số không áp dụng được cho tiện ích, làm cho các kỹ thuật truyền thống không thể sử dụng trực tiếp để khám phá các mẫu tiện ích cao.</w:t>
      </w:r>
      <w:r w:rsidDel="00000000" w:rsidR="00000000" w:rsidRPr="00000000">
        <w:rPr>
          <w:rtl w:val="0"/>
        </w:rPr>
      </w:r>
    </w:p>
    <w:p w:rsidR="00000000" w:rsidDel="00000000" w:rsidP="00000000" w:rsidRDefault="00000000" w:rsidRPr="00000000" w14:paraId="000000AD">
      <w:pPr>
        <w:pStyle w:val="Heading4"/>
        <w:tabs>
          <w:tab w:val="left" w:leader="none" w:pos="1418"/>
          <w:tab w:val="left" w:leader="none" w:pos="9639"/>
        </w:tabs>
        <w:spacing w:after="200" w:before="200" w:line="360" w:lineRule="auto"/>
        <w:ind w:left="0" w:firstLine="0"/>
        <w:jc w:val="both"/>
        <w:rPr>
          <w:rFonts w:ascii="Times New Roman" w:cs="Times New Roman" w:eastAsia="Times New Roman" w:hAnsi="Times New Roman"/>
          <w:color w:val="000000"/>
          <w:sz w:val="26"/>
          <w:szCs w:val="26"/>
        </w:rPr>
      </w:pPr>
      <w:bookmarkStart w:colFirst="0" w:colLast="0" w:name="_45xxqz4fv0lh" w:id="14"/>
      <w:bookmarkEnd w:id="14"/>
      <w:r w:rsidDel="00000000" w:rsidR="00000000" w:rsidRPr="00000000">
        <w:rPr>
          <w:rFonts w:ascii="Times New Roman" w:cs="Times New Roman" w:eastAsia="Times New Roman" w:hAnsi="Times New Roman"/>
          <w:color w:val="000000"/>
          <w:sz w:val="26"/>
          <w:szCs w:val="26"/>
          <w:rtl w:val="0"/>
        </w:rPr>
        <w:t xml:space="preserve">1.1.1. Tập phổ biến</w:t>
      </w:r>
      <w:r w:rsidDel="00000000" w:rsidR="00000000" w:rsidRPr="00000000">
        <w:rPr>
          <w:rtl w:val="0"/>
        </w:rPr>
      </w:r>
    </w:p>
    <w:p w:rsidR="00000000" w:rsidDel="00000000" w:rsidP="00000000" w:rsidRDefault="00000000" w:rsidRPr="00000000" w14:paraId="000000AE">
      <w:pP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Tập hợp I: Cho tập I = {i1, i2, i3, … , in} là tập các sự kiện khác nhau.Cơ sở dữ liệu giao dịch DB: DB = {T1, T2, T3, …,Ttm} là tập hợp các giao dịch, trong đó mỗi giao dịch ti với i ∈ [1, m] và Ti ⊂ I.Một mẫu P ⊂ I được gọi là xuất hiện bên trong giao dịch T nếu và chỉ nếu mọi phần tử của P đều thuộc tập T.</w:t>
      </w:r>
    </w:p>
    <w:p w:rsidR="00000000" w:rsidDel="00000000" w:rsidP="00000000" w:rsidRDefault="00000000" w:rsidRPr="00000000" w14:paraId="000000AF">
      <w:pP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Nếu P = {a, b, c} và T = {a, b, c, d}, thì P xuất hiện trong T.</w:t>
      </w:r>
    </w:p>
    <w:p w:rsidR="00000000" w:rsidDel="00000000" w:rsidP="00000000" w:rsidRDefault="00000000" w:rsidRPr="00000000" w14:paraId="000000B0">
      <w:pP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 hỗ trợ của mẫu P: Là số lần xuất hiện của P trong cơ sở dữ liệu giao dịch DB. Mỗi giao dịch Ti có chứa P được tính là một lần xuất hiện.Độ dài của mẫu P: Được tính bằng số phần tử có trong P. Một mẫu có độ dài k còn được gọi là tập k-itemsets.Độ hỗ trợ của P được ký hiệu là sup(P).Ngưỡng hỗ trợ tối thiểu 𝜑: Là một ngưỡng do người dùng đặt ra.Bài toán khai thác mẫu phổ biến:Cho cơ sở dữ liệu giao dịch DB và một ngưỡng hỗ trợ tối thiểu 𝜑, yêu cầu tìm ra tất cả các mẫu P ⊂ I sao cho sup(P) ≥ 𝜑.</w:t>
      </w:r>
    </w:p>
    <w:p w:rsidR="00000000" w:rsidDel="00000000" w:rsidP="00000000" w:rsidRDefault="00000000" w:rsidRPr="00000000" w14:paraId="000000B1">
      <w:pPr>
        <w:pStyle w:val="Heading4"/>
        <w:tabs>
          <w:tab w:val="left" w:leader="none" w:pos="1418"/>
          <w:tab w:val="left" w:leader="none" w:pos="9639"/>
        </w:tabs>
        <w:spacing w:after="200" w:before="200" w:line="360" w:lineRule="auto"/>
        <w:ind w:left="720" w:firstLine="0"/>
        <w:jc w:val="both"/>
        <w:rPr>
          <w:rFonts w:ascii="Times New Roman" w:cs="Times New Roman" w:eastAsia="Times New Roman" w:hAnsi="Times New Roman"/>
          <w:color w:val="000000"/>
          <w:sz w:val="26"/>
          <w:szCs w:val="26"/>
        </w:rPr>
      </w:pPr>
      <w:bookmarkStart w:colFirst="0" w:colLast="0" w:name="_sjeit5lla1g6" w:id="15"/>
      <w:bookmarkEnd w:id="15"/>
      <w:r w:rsidDel="00000000" w:rsidR="00000000" w:rsidRPr="00000000">
        <w:rPr>
          <w:rFonts w:ascii="Times New Roman" w:cs="Times New Roman" w:eastAsia="Times New Roman" w:hAnsi="Times New Roman"/>
          <w:color w:val="000000"/>
          <w:sz w:val="26"/>
          <w:szCs w:val="26"/>
          <w:rtl w:val="0"/>
        </w:rPr>
        <w:t xml:space="preserve">1.1.2. Tập hữu ích cao </w:t>
      </w:r>
    </w:p>
    <w:p w:rsidR="00000000" w:rsidDel="00000000" w:rsidP="00000000" w:rsidRDefault="00000000" w:rsidRPr="00000000" w14:paraId="000000B2">
      <w:pPr>
        <w:pStyle w:val="Heading4"/>
        <w:tabs>
          <w:tab w:val="left" w:leader="none" w:pos="1418"/>
          <w:tab w:val="left" w:leader="none" w:pos="9639"/>
        </w:tabs>
        <w:spacing w:after="200" w:before="200" w:line="360" w:lineRule="auto"/>
        <w:ind w:left="720" w:firstLine="0"/>
        <w:jc w:val="both"/>
        <w:rPr>
          <w:rFonts w:ascii="Times New Roman" w:cs="Times New Roman" w:eastAsia="Times New Roman" w:hAnsi="Times New Roman"/>
          <w:color w:val="000000"/>
          <w:sz w:val="26"/>
          <w:szCs w:val="26"/>
        </w:rPr>
      </w:pPr>
      <w:bookmarkStart w:colFirst="0" w:colLast="0" w:name="_dm73weehebeb" w:id="16"/>
      <w:bookmarkEnd w:id="16"/>
      <w:r w:rsidDel="00000000" w:rsidR="00000000" w:rsidRPr="00000000">
        <w:rPr>
          <w:rFonts w:ascii="Times New Roman" w:cs="Times New Roman" w:eastAsia="Times New Roman" w:hAnsi="Times New Roman"/>
          <w:color w:val="000000"/>
          <w:sz w:val="26"/>
          <w:szCs w:val="26"/>
          <w:rtl w:val="0"/>
        </w:rPr>
        <w:t xml:space="preserve">1.1.2.1. Khái niệm tập hữu ích cao</w:t>
      </w:r>
      <w:r w:rsidDel="00000000" w:rsidR="00000000" w:rsidRPr="00000000">
        <w:rPr>
          <w:rtl w:val="0"/>
        </w:rPr>
      </w:r>
    </w:p>
    <w:p w:rsidR="00000000" w:rsidDel="00000000" w:rsidP="00000000" w:rsidRDefault="00000000" w:rsidRPr="00000000" w14:paraId="000000B3">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tập hợp các giao dịch bao gồm một cơ sở dữ liệu giao dịch </w:t>
      </w:r>
      <w:r w:rsidDel="00000000" w:rsidR="00000000" w:rsidRPr="00000000">
        <w:rPr>
          <w:rFonts w:ascii="Times New Roman" w:cs="Times New Roman" w:eastAsia="Times New Roman" w:hAnsi="Times New Roman"/>
          <w:i w:val="1"/>
          <w:sz w:val="26"/>
          <w:szCs w:val="26"/>
          <w:rtl w:val="0"/>
        </w:rPr>
        <w:t xml:space="preserve">D = {</w:t>
      </w: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T</m:t>
            </m:r>
          </m:e>
          <m:sub>
            <m:r>
              <w:rPr>
                <w:rFonts w:ascii="Cambria Math" w:cs="Cambria Math" w:eastAsia="Cambria Math" w:hAnsi="Cambria Math"/>
                <w:sz w:val="26"/>
                <w:szCs w:val="26"/>
              </w:rPr>
              <m:t xml:space="preserve">1</m:t>
            </m:r>
          </m:sub>
        </m:sSub>
      </m:oMath>
      <w:r w:rsidDel="00000000" w:rsidR="00000000" w:rsidRPr="00000000">
        <w:rPr>
          <w:rFonts w:ascii="Times New Roman" w:cs="Times New Roman" w:eastAsia="Times New Roman" w:hAnsi="Times New Roman"/>
          <w:i w:val="1"/>
          <w:sz w:val="26"/>
          <w:szCs w:val="26"/>
          <w:rtl w:val="0"/>
        </w:rPr>
        <w:t xml:space="preserve">, </w:t>
      </w: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T</m:t>
            </m:r>
          </m:e>
          <m:sub>
            <m:r>
              <w:rPr>
                <w:rFonts w:ascii="Cambria Math" w:cs="Cambria Math" w:eastAsia="Cambria Math" w:hAnsi="Cambria Math"/>
                <w:sz w:val="26"/>
                <w:szCs w:val="26"/>
              </w:rPr>
              <m:t xml:space="preserve">2</m:t>
            </m:r>
          </m:sub>
        </m:sSub>
      </m:oMath>
      <w:r w:rsidDel="00000000" w:rsidR="00000000" w:rsidRPr="00000000">
        <w:rPr>
          <w:rFonts w:ascii="Times New Roman" w:cs="Times New Roman" w:eastAsia="Times New Roman" w:hAnsi="Times New Roman"/>
          <w:i w:val="1"/>
          <w:sz w:val="26"/>
          <w:szCs w:val="26"/>
          <w:rtl w:val="0"/>
        </w:rPr>
        <w:t xml:space="preserve">, ··· </w:t>
      </w:r>
      <w:r w:rsidDel="00000000" w:rsidR="00000000" w:rsidRPr="00000000">
        <w:rPr>
          <w:rFonts w:ascii="Times New Roman" w:cs="Times New Roman" w:eastAsia="Times New Roman" w:hAnsi="Times New Roman"/>
          <w:sz w:val="26"/>
          <w:szCs w:val="26"/>
          <w:rtl w:val="0"/>
        </w:rPr>
        <w:t xml:space="preserve">, </w:t>
      </w: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T</m:t>
            </m:r>
          </m:e>
          <m:sub>
            <m:r>
              <w:rPr>
                <w:rFonts w:ascii="Cambria Math" w:cs="Cambria Math" w:eastAsia="Cambria Math" w:hAnsi="Cambria Math"/>
                <w:sz w:val="26"/>
                <w:szCs w:val="26"/>
              </w:rPr>
              <m:t xml:space="preserve">m</m:t>
            </m:r>
          </m:sub>
        </m:sSub>
      </m:oMath>
      <w:r w:rsidDel="00000000" w:rsidR="00000000" w:rsidRPr="00000000">
        <w:rPr>
          <w:rFonts w:ascii="Times New Roman" w:cs="Times New Roman" w:eastAsia="Times New Roman" w:hAnsi="Times New Roman"/>
          <w:sz w:val="26"/>
          <w:szCs w:val="26"/>
          <w:rtl w:val="0"/>
        </w:rPr>
        <w:t xml:space="preserve">}. Mỗi giao dịch thuộc về cơ sở dữ liệu D có một mã định danh duy nhất </w:t>
      </w: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T</m:t>
            </m:r>
          </m:e>
          <m:sub>
            <m:r>
              <w:rPr>
                <w:rFonts w:ascii="Cambria Math" w:cs="Cambria Math" w:eastAsia="Cambria Math" w:hAnsi="Cambria Math"/>
                <w:sz w:val="26"/>
                <w:szCs w:val="26"/>
              </w:rPr>
              <m:t xml:space="preserve">id</m:t>
            </m:r>
          </m:sub>
        </m:sSub>
      </m:oMath>
      <w:r w:rsidDel="00000000" w:rsidR="00000000" w:rsidRPr="00000000">
        <w:rPr>
          <w:rFonts w:ascii="Times New Roman" w:cs="Times New Roman" w:eastAsia="Times New Roman" w:hAnsi="Times New Roman"/>
          <w:i w:val="1"/>
          <w:sz w:val="26"/>
          <w:szCs w:val="26"/>
          <w:rtl w:val="0"/>
        </w:rPr>
        <w:t xml:space="preserve">. I = {</w:t>
      </w: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i</m:t>
            </m:r>
          </m:e>
          <m:sub>
            <m:r>
              <w:rPr>
                <w:rFonts w:ascii="Cambria Math" w:cs="Cambria Math" w:eastAsia="Cambria Math" w:hAnsi="Cambria Math"/>
                <w:sz w:val="26"/>
                <w:szCs w:val="26"/>
              </w:rPr>
              <m:t xml:space="preserve">1</m:t>
            </m:r>
          </m:sub>
        </m:sSub>
      </m:oMath>
      <w:r w:rsidDel="00000000" w:rsidR="00000000" w:rsidRPr="00000000">
        <w:rPr>
          <w:rFonts w:ascii="Times New Roman" w:cs="Times New Roman" w:eastAsia="Times New Roman" w:hAnsi="Times New Roman"/>
          <w:i w:val="1"/>
          <w:sz w:val="26"/>
          <w:szCs w:val="26"/>
          <w:rtl w:val="0"/>
        </w:rPr>
        <w:t xml:space="preserve">, </w:t>
      </w: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i</m:t>
            </m:r>
          </m:e>
          <m:sub>
            <m:r>
              <w:rPr>
                <w:rFonts w:ascii="Cambria Math" w:cs="Cambria Math" w:eastAsia="Cambria Math" w:hAnsi="Cambria Math"/>
                <w:sz w:val="26"/>
                <w:szCs w:val="26"/>
              </w:rPr>
              <m:t xml:space="preserve">2</m:t>
            </m:r>
          </m:sub>
        </m:sSub>
      </m:oMath>
      <w:r w:rsidDel="00000000" w:rsidR="00000000" w:rsidRPr="00000000">
        <w:rPr>
          <w:rFonts w:ascii="Times New Roman" w:cs="Times New Roman" w:eastAsia="Times New Roman" w:hAnsi="Times New Roman"/>
          <w:i w:val="1"/>
          <w:sz w:val="26"/>
          <w:szCs w:val="26"/>
          <w:rtl w:val="0"/>
        </w:rPr>
        <w:t xml:space="preserve">, ··· , </w:t>
      </w: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i</m:t>
            </m:r>
          </m:e>
          <m:sub>
            <m:r>
              <w:rPr>
                <w:rFonts w:ascii="Cambria Math" w:cs="Cambria Math" w:eastAsia="Cambria Math" w:hAnsi="Cambria Math"/>
                <w:sz w:val="26"/>
                <w:szCs w:val="26"/>
              </w:rPr>
              <m:t xml:space="preserve">n</m:t>
            </m:r>
          </m:sub>
        </m:sSub>
      </m:oMath>
      <w:r w:rsidDel="00000000" w:rsidR="00000000" w:rsidRPr="00000000">
        <w:rPr>
          <w:rFonts w:ascii="Times New Roman" w:cs="Times New Roman" w:eastAsia="Times New Roman" w:hAnsi="Times New Roman"/>
          <w:i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là một tập hữu hạn các mục không lặp lại n từ D. Đối với mỗi giao dịch </w:t>
      </w:r>
      <w:r w:rsidDel="00000000" w:rsidR="00000000" w:rsidRPr="00000000">
        <w:rPr>
          <w:rFonts w:ascii="Times New Roman" w:cs="Times New Roman" w:eastAsia="Times New Roman" w:hAnsi="Times New Roman"/>
          <w:i w:val="1"/>
          <w:sz w:val="26"/>
          <w:szCs w:val="26"/>
          <w:rtl w:val="0"/>
        </w:rPr>
        <w:t xml:space="preserve">T</w:t>
      </w:r>
      <w:r w:rsidDel="00000000" w:rsidR="00000000" w:rsidRPr="00000000">
        <w:rPr>
          <w:rFonts w:ascii="Times New Roman" w:cs="Times New Roman" w:eastAsia="Times New Roman" w:hAnsi="Times New Roman"/>
          <w:sz w:val="26"/>
          <w:szCs w:val="26"/>
          <w:rtl w:val="0"/>
        </w:rPr>
        <w:t xml:space="preserve">, tập mục </w:t>
      </w:r>
      <w:r w:rsidDel="00000000" w:rsidR="00000000" w:rsidRPr="00000000">
        <w:rPr>
          <w:rFonts w:ascii="Times New Roman" w:cs="Times New Roman" w:eastAsia="Times New Roman" w:hAnsi="Times New Roman"/>
          <w:i w:val="1"/>
          <w:sz w:val="26"/>
          <w:szCs w:val="26"/>
          <w:rtl w:val="0"/>
        </w:rPr>
        <w:t xml:space="preserve">X </w:t>
      </w:r>
      <w:r w:rsidDel="00000000" w:rsidR="00000000" w:rsidRPr="00000000">
        <w:rPr>
          <w:rFonts w:ascii="Cambria Math" w:cs="Cambria Math" w:eastAsia="Cambria Math" w:hAnsi="Cambria Math"/>
          <w:i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I là một tập hữu hạn các mục. Tiện ích nội (ví dụ: số lượng mua) và tiện ích ngoại (ví dụ: lợi nhuận đơn vị) đều là các số dương liên kết với từng mục. Một cơ sở dữ liệu giao dịch mẫu được hiển thị trong Bảng 1 có chứa năm giao dịch [34] và cơ sở dữ liệu được này sử dụng làm ví dụ đang chạy. Giao dịch T3 chứa các mục </w:t>
      </w:r>
      <w:r w:rsidDel="00000000" w:rsidR="00000000" w:rsidRPr="00000000">
        <w:rPr>
          <w:rFonts w:ascii="Times New Roman" w:cs="Times New Roman" w:eastAsia="Times New Roman" w:hAnsi="Times New Roman"/>
          <w:i w:val="1"/>
          <w:sz w:val="26"/>
          <w:szCs w:val="26"/>
          <w:rtl w:val="0"/>
        </w:rPr>
        <w:t xml:space="preserve">b, c, d</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i w:val="1"/>
          <w:sz w:val="26"/>
          <w:szCs w:val="26"/>
          <w:rtl w:val="0"/>
        </w:rPr>
        <w:t xml:space="preserve">e</w:t>
      </w:r>
      <w:r w:rsidDel="00000000" w:rsidR="00000000" w:rsidRPr="00000000">
        <w:rPr>
          <w:rFonts w:ascii="Times New Roman" w:cs="Times New Roman" w:eastAsia="Times New Roman" w:hAnsi="Times New Roman"/>
          <w:sz w:val="26"/>
          <w:szCs w:val="26"/>
          <w:rtl w:val="0"/>
        </w:rPr>
        <w:t xml:space="preserve"> với các tiện ích nội lần lượt là 4, 3, 3 và 1. Tiện ích ngoại của tất cả bảy mặt hàng được đưa ra trong Bảng 2.</w:t>
      </w:r>
    </w:p>
    <w:p w:rsidR="00000000" w:rsidDel="00000000" w:rsidP="00000000" w:rsidRDefault="00000000" w:rsidRPr="00000000" w14:paraId="000000B4">
      <w:pPr>
        <w:spacing w:after="160" w:line="259"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5">
      <w:pPr>
        <w:spacing w:after="160" w:line="259"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6">
      <w:pPr>
        <w:spacing w:after="160" w:line="259"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7">
      <w:pPr>
        <w:spacing w:after="160" w:line="259"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8">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1. Ví dụ cơ sở dữ liệu giao dịch</w:t>
      </w:r>
    </w:p>
    <w:tbl>
      <w:tblPr>
        <w:tblStyle w:val="Table3"/>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788"/>
        <w:tblGridChange w:id="0">
          <w:tblGrid>
            <w:gridCol w:w="4788"/>
            <w:gridCol w:w="4788"/>
          </w:tblGrid>
        </w:tblGridChange>
      </w:tblGrid>
      <w:tr>
        <w:trPr>
          <w:cantSplit w:val="0"/>
          <w:trHeight w:val="308"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B9">
            <w:pPr>
              <w:jc w:val="center"/>
              <w:rPr>
                <w:rFonts w:ascii="Cambria Math" w:cs="Cambria Math" w:eastAsia="Cambria Math" w:hAnsi="Cambria Math"/>
                <w:sz w:val="26"/>
                <w:szCs w:val="26"/>
              </w:rPr>
            </w:pP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T</m:t>
                  </m:r>
                </m:e>
                <m:sub>
                  <m:r>
                    <w:rPr>
                      <w:rFonts w:ascii="Cambria Math" w:cs="Cambria Math" w:eastAsia="Cambria Math" w:hAnsi="Cambria Math"/>
                      <w:sz w:val="26"/>
                      <w:szCs w:val="26"/>
                    </w:rPr>
                    <m:t xml:space="preserve">id</m:t>
                  </m:r>
                </m:sub>
              </m:sSub>
            </m:oMath>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BA">
            <w:pPr>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Giao dịch</w:t>
            </w:r>
          </w:p>
        </w:tc>
      </w:tr>
      <w:tr>
        <w:trPr>
          <w:cantSplit w:val="0"/>
          <w:tblHeader w:val="0"/>
        </w:trPr>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BB">
            <w:pPr>
              <w:jc w:val="center"/>
              <w:rPr>
                <w:rFonts w:ascii="Cambria Math" w:cs="Cambria Math" w:eastAsia="Cambria Math" w:hAnsi="Cambria Math"/>
                <w:sz w:val="26"/>
                <w:szCs w:val="26"/>
              </w:rPr>
            </w:pP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T</m:t>
                  </m:r>
                </m:e>
                <m:sub>
                  <m:r>
                    <w:rPr>
                      <w:rFonts w:ascii="Cambria Math" w:cs="Cambria Math" w:eastAsia="Cambria Math" w:hAnsi="Cambria Math"/>
                      <w:sz w:val="26"/>
                      <w:szCs w:val="26"/>
                    </w:rPr>
                    <m:t xml:space="preserve">1</m:t>
                  </m:r>
                </m:sub>
              </m:sSub>
            </m:oMath>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BC">
            <w:pPr>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(a, 1)(c, 1)(d, 1)</w:t>
            </w:r>
          </w:p>
        </w:tc>
      </w:tr>
      <w:tr>
        <w:trPr>
          <w:cantSplit w:val="0"/>
          <w:trHeight w:val="29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D">
            <w:pPr>
              <w:jc w:val="center"/>
              <w:rPr>
                <w:rFonts w:ascii="Cambria Math" w:cs="Cambria Math" w:eastAsia="Cambria Math" w:hAnsi="Cambria Math"/>
                <w:sz w:val="26"/>
                <w:szCs w:val="26"/>
              </w:rPr>
            </w:pP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T</m:t>
                  </m:r>
                </m:e>
                <m:sub>
                  <m:r>
                    <w:rPr>
                      <w:rFonts w:ascii="Cambria Math" w:cs="Cambria Math" w:eastAsia="Cambria Math" w:hAnsi="Cambria Math"/>
                      <w:sz w:val="26"/>
                      <w:szCs w:val="26"/>
                    </w:rPr>
                    <m:t xml:space="preserve">2</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E">
            <w:pPr>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(a, 2)(c, 6)(e, 2)(g, 5)</w:t>
            </w:r>
          </w:p>
        </w:tc>
      </w:tr>
      <w:tr>
        <w:trPr>
          <w:cantSplit w:val="0"/>
          <w:trHeight w:val="2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F">
            <w:pPr>
              <w:jc w:val="center"/>
              <w:rPr>
                <w:rFonts w:ascii="Cambria Math" w:cs="Cambria Math" w:eastAsia="Cambria Math" w:hAnsi="Cambria Math"/>
                <w:sz w:val="26"/>
                <w:szCs w:val="26"/>
              </w:rPr>
            </w:pP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T</m:t>
                  </m:r>
                </m:e>
                <m:sub>
                  <m:r>
                    <w:rPr>
                      <w:rFonts w:ascii="Cambria Math" w:cs="Cambria Math" w:eastAsia="Cambria Math" w:hAnsi="Cambria Math"/>
                      <w:sz w:val="26"/>
                      <w:szCs w:val="26"/>
                    </w:rPr>
                    <m:t xml:space="preserve">3</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0">
            <w:pPr>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(b, 4)(c, 3)(d, 3)(e, 1)</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1">
            <w:pPr>
              <w:jc w:val="center"/>
              <w:rPr>
                <w:rFonts w:ascii="Cambria Math" w:cs="Cambria Math" w:eastAsia="Cambria Math" w:hAnsi="Cambria Math"/>
                <w:sz w:val="26"/>
                <w:szCs w:val="26"/>
              </w:rPr>
            </w:pP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T</m:t>
                  </m:r>
                </m:e>
                <m:sub>
                  <m:r>
                    <w:rPr>
                      <w:rFonts w:ascii="Cambria Math" w:cs="Cambria Math" w:eastAsia="Cambria Math" w:hAnsi="Cambria Math"/>
                      <w:sz w:val="26"/>
                      <w:szCs w:val="26"/>
                    </w:rPr>
                    <m:t xml:space="preserve">4</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2">
            <w:pPr>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(a, 1)(b, 2)(c, 1)(d, 6)(e, 1)(f, 5)</w:t>
            </w:r>
          </w:p>
        </w:tc>
      </w:tr>
      <w:tr>
        <w:trPr>
          <w:cantSplit w:val="0"/>
          <w:trHeight w:val="311" w:hRule="atLeast"/>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C3">
            <w:pPr>
              <w:jc w:val="center"/>
              <w:rPr>
                <w:rFonts w:ascii="Cambria Math" w:cs="Cambria Math" w:eastAsia="Cambria Math" w:hAnsi="Cambria Math"/>
                <w:sz w:val="26"/>
                <w:szCs w:val="26"/>
              </w:rPr>
            </w:pP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T</m:t>
                  </m:r>
                </m:e>
                <m:sub>
                  <m:r>
                    <w:rPr>
                      <w:rFonts w:ascii="Cambria Math" w:cs="Cambria Math" w:eastAsia="Cambria Math" w:hAnsi="Cambria Math"/>
                      <w:sz w:val="26"/>
                      <w:szCs w:val="26"/>
                    </w:rPr>
                    <m:t xml:space="preserve">5</m:t>
                  </m:r>
                </m:sub>
              </m:sSub>
            </m:oMath>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C4">
            <w:pPr>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(b, 2)(c, 2)(e, 1)(g, 2)</w:t>
            </w:r>
          </w:p>
        </w:tc>
      </w:tr>
    </w:tbl>
    <w:p w:rsidR="00000000" w:rsidDel="00000000" w:rsidP="00000000" w:rsidRDefault="00000000" w:rsidRPr="00000000" w14:paraId="000000C5">
      <w:pPr>
        <w:spacing w:after="160" w:line="259"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6">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Định nghĩa 1:</w:t>
      </w:r>
      <w:r w:rsidDel="00000000" w:rsidR="00000000" w:rsidRPr="00000000">
        <w:rPr>
          <w:rFonts w:ascii="Times New Roman" w:cs="Times New Roman" w:eastAsia="Times New Roman" w:hAnsi="Times New Roman"/>
          <w:sz w:val="26"/>
          <w:szCs w:val="26"/>
          <w:rtl w:val="0"/>
        </w:rPr>
        <w:t xml:space="preserve"> Tiện ích của một mục/tập mục (Utility of an item/itemset) </w:t>
      </w:r>
    </w:p>
    <w:p w:rsidR="00000000" w:rsidDel="00000000" w:rsidP="00000000" w:rsidRDefault="00000000" w:rsidRPr="00000000" w14:paraId="000000C7">
      <w:pPr>
        <w:spacing w:after="160" w:line="259" w:lineRule="auto"/>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sz w:val="26"/>
          <w:szCs w:val="26"/>
          <w:rtl w:val="0"/>
        </w:rPr>
        <w:t xml:space="preserve">Giả sử có một giao dịch </w:t>
      </w: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T</m:t>
            </m:r>
          </m:e>
          <m:sub>
            <m:r>
              <w:rPr>
                <w:rFonts w:ascii="Cambria Math" w:cs="Cambria Math" w:eastAsia="Cambria Math" w:hAnsi="Cambria Math"/>
                <w:sz w:val="26"/>
                <w:szCs w:val="26"/>
              </w:rPr>
              <m:t xml:space="preserve">i</m:t>
            </m:r>
          </m:sub>
        </m:sSub>
      </m:oMath>
      <w:r w:rsidDel="00000000" w:rsidR="00000000" w:rsidRPr="00000000">
        <w:rPr>
          <w:rFonts w:ascii="Times New Roman" w:cs="Times New Roman" w:eastAsia="Times New Roman" w:hAnsi="Times New Roman"/>
          <w:sz w:val="26"/>
          <w:szCs w:val="26"/>
          <w:rtl w:val="0"/>
        </w:rPr>
        <w:t xml:space="preserve">, một mục </w:t>
      </w:r>
      <w:r w:rsidDel="00000000" w:rsidR="00000000" w:rsidRPr="00000000">
        <w:rPr>
          <w:rFonts w:ascii="Times New Roman" w:cs="Times New Roman" w:eastAsia="Times New Roman" w:hAnsi="Times New Roman"/>
          <w:i w:val="1"/>
          <w:sz w:val="26"/>
          <w:szCs w:val="26"/>
          <w:rtl w:val="0"/>
        </w:rPr>
        <w:t xml:space="preserve">i</w:t>
      </w:r>
      <w:r w:rsidDel="00000000" w:rsidR="00000000" w:rsidRPr="00000000">
        <w:rPr>
          <w:rFonts w:ascii="Times New Roman" w:cs="Times New Roman" w:eastAsia="Times New Roman" w:hAnsi="Times New Roman"/>
          <w:sz w:val="26"/>
          <w:szCs w:val="26"/>
          <w:rtl w:val="0"/>
        </w:rPr>
        <w:t xml:space="preserve"> và một tập mục </w:t>
      </w:r>
      <w:r w:rsidDel="00000000" w:rsidR="00000000" w:rsidRPr="00000000">
        <w:rPr>
          <w:rFonts w:ascii="Times New Roman" w:cs="Times New Roman" w:eastAsia="Times New Roman" w:hAnsi="Times New Roman"/>
          <w:i w:val="1"/>
          <w:sz w:val="26"/>
          <w:szCs w:val="26"/>
          <w:rtl w:val="0"/>
        </w:rPr>
        <w:t xml:space="preserve">X</w:t>
      </w:r>
      <w:r w:rsidDel="00000000" w:rsidR="00000000" w:rsidRPr="00000000">
        <w:rPr>
          <w:rFonts w:ascii="Times New Roman" w:cs="Times New Roman" w:eastAsia="Times New Roman" w:hAnsi="Times New Roman"/>
          <w:sz w:val="26"/>
          <w:szCs w:val="26"/>
          <w:rtl w:val="0"/>
        </w:rPr>
        <w:t xml:space="preserve">. Tiện ích của </w:t>
      </w:r>
      <w:r w:rsidDel="00000000" w:rsidR="00000000" w:rsidRPr="00000000">
        <w:rPr>
          <w:rFonts w:ascii="Times New Roman" w:cs="Times New Roman" w:eastAsia="Times New Roman" w:hAnsi="Times New Roman"/>
          <w:i w:val="1"/>
          <w:sz w:val="26"/>
          <w:szCs w:val="26"/>
          <w:rtl w:val="0"/>
        </w:rPr>
        <w:t xml:space="preserve">i</w:t>
      </w:r>
      <w:r w:rsidDel="00000000" w:rsidR="00000000" w:rsidRPr="00000000">
        <w:rPr>
          <w:rFonts w:ascii="Times New Roman" w:cs="Times New Roman" w:eastAsia="Times New Roman" w:hAnsi="Times New Roman"/>
          <w:sz w:val="26"/>
          <w:szCs w:val="26"/>
          <w:rtl w:val="0"/>
        </w:rPr>
        <w:t xml:space="preserve"> trong </w:t>
      </w: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T</m:t>
            </m:r>
          </m:e>
          <m:sub>
            <m:r>
              <w:rPr>
                <w:rFonts w:ascii="Cambria Math" w:cs="Cambria Math" w:eastAsia="Cambria Math" w:hAnsi="Cambria Math"/>
                <w:sz w:val="26"/>
                <w:szCs w:val="26"/>
              </w:rPr>
              <m:t xml:space="preserve">j</m:t>
            </m:r>
          </m:sub>
        </m:sSub>
      </m:oMath>
      <w:r w:rsidDel="00000000" w:rsidR="00000000" w:rsidRPr="00000000">
        <w:rPr>
          <w:rFonts w:ascii="Times New Roman" w:cs="Times New Roman" w:eastAsia="Times New Roman" w:hAnsi="Times New Roman"/>
          <w:sz w:val="26"/>
          <w:szCs w:val="26"/>
          <w:rtl w:val="0"/>
        </w:rPr>
        <w:t xml:space="preserve"> được ký hiệu là </w:t>
      </w:r>
      <w:r w:rsidDel="00000000" w:rsidR="00000000" w:rsidRPr="00000000">
        <w:rPr>
          <w:rFonts w:ascii="Times New Roman" w:cs="Times New Roman" w:eastAsia="Times New Roman" w:hAnsi="Times New Roman"/>
          <w:i w:val="1"/>
          <w:sz w:val="26"/>
          <w:szCs w:val="26"/>
          <w:rtl w:val="0"/>
        </w:rPr>
        <w:t xml:space="preserve">u(i, </w:t>
      </w: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T</m:t>
            </m:r>
          </m:e>
          <m:sub>
            <m:r>
              <w:rPr>
                <w:rFonts w:ascii="Cambria Math" w:cs="Cambria Math" w:eastAsia="Cambria Math" w:hAnsi="Cambria Math"/>
                <w:sz w:val="26"/>
                <w:szCs w:val="26"/>
              </w:rPr>
              <m:t xml:space="preserve">j</m:t>
            </m:r>
          </m:sub>
        </m:sSub>
      </m:oMath>
      <w:r w:rsidDel="00000000" w:rsidR="00000000" w:rsidRPr="00000000">
        <w:rPr>
          <w:rFonts w:ascii="Times New Roman" w:cs="Times New Roman" w:eastAsia="Times New Roman" w:hAnsi="Times New Roman"/>
          <w:i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 và được tính là </w:t>
      </w:r>
      <w:r w:rsidDel="00000000" w:rsidR="00000000" w:rsidRPr="00000000">
        <w:rPr>
          <w:rFonts w:ascii="Times New Roman" w:cs="Times New Roman" w:eastAsia="Times New Roman" w:hAnsi="Times New Roman"/>
          <w:i w:val="1"/>
          <w:sz w:val="26"/>
          <w:szCs w:val="26"/>
          <w:rtl w:val="0"/>
        </w:rPr>
        <w:t xml:space="preserve">p(i)×q(i, </w:t>
      </w: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T</m:t>
            </m:r>
          </m:e>
          <m:sub>
            <m:r>
              <w:rPr>
                <w:rFonts w:ascii="Cambria Math" w:cs="Cambria Math" w:eastAsia="Cambria Math" w:hAnsi="Cambria Math"/>
                <w:sz w:val="26"/>
                <w:szCs w:val="26"/>
              </w:rPr>
              <m:t xml:space="preserve">j</m:t>
            </m:r>
          </m:sub>
        </m:sSub>
        <m:r>
          <w:rPr>
            <w:rFonts w:ascii="Cambria Math" w:cs="Cambria Math" w:eastAsia="Cambria Math" w:hAnsi="Cambria Math"/>
            <w:sz w:val="26"/>
            <w:szCs w:val="26"/>
          </w:rPr>
          <m:t xml:space="preserve"> </m:t>
        </m:r>
      </m:oMath>
      <w:r w:rsidDel="00000000" w:rsidR="00000000" w:rsidRPr="00000000">
        <w:rPr>
          <w:rFonts w:ascii="Times New Roman" w:cs="Times New Roman" w:eastAsia="Times New Roman" w:hAnsi="Times New Roman"/>
          <w:i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trong đó </w:t>
      </w:r>
      <w:r w:rsidDel="00000000" w:rsidR="00000000" w:rsidRPr="00000000">
        <w:rPr>
          <w:rFonts w:ascii="Times New Roman" w:cs="Times New Roman" w:eastAsia="Times New Roman" w:hAnsi="Times New Roman"/>
          <w:i w:val="1"/>
          <w:sz w:val="26"/>
          <w:szCs w:val="26"/>
          <w:rtl w:val="0"/>
        </w:rPr>
        <w:t xml:space="preserve">p(i)</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i w:val="1"/>
          <w:sz w:val="26"/>
          <w:szCs w:val="26"/>
          <w:rtl w:val="0"/>
        </w:rPr>
        <w:t xml:space="preserve">q(i, </w:t>
      </w: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T</m:t>
            </m:r>
          </m:e>
          <m:sub>
            <m:r>
              <w:rPr>
                <w:rFonts w:ascii="Cambria Math" w:cs="Cambria Math" w:eastAsia="Cambria Math" w:hAnsi="Cambria Math"/>
                <w:sz w:val="26"/>
                <w:szCs w:val="26"/>
              </w:rPr>
              <m:t xml:space="preserve">j</m:t>
            </m:r>
          </m:sub>
        </m:sSub>
      </m:oMath>
      <w:r w:rsidDel="00000000" w:rsidR="00000000" w:rsidRPr="00000000">
        <w:rPr>
          <w:rFonts w:ascii="Times New Roman" w:cs="Times New Roman" w:eastAsia="Times New Roman" w:hAnsi="Times New Roman"/>
          <w:i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 lần lượt là tiện ích ngoại và tiện ích nội của mục. Tiện ích của </w:t>
      </w:r>
      <w:r w:rsidDel="00000000" w:rsidR="00000000" w:rsidRPr="00000000">
        <w:rPr>
          <w:rFonts w:ascii="Times New Roman" w:cs="Times New Roman" w:eastAsia="Times New Roman" w:hAnsi="Times New Roman"/>
          <w:i w:val="1"/>
          <w:sz w:val="26"/>
          <w:szCs w:val="26"/>
          <w:rtl w:val="0"/>
        </w:rPr>
        <w:t xml:space="preserve">X</w:t>
      </w:r>
      <w:r w:rsidDel="00000000" w:rsidR="00000000" w:rsidRPr="00000000">
        <w:rPr>
          <w:rFonts w:ascii="Times New Roman" w:cs="Times New Roman" w:eastAsia="Times New Roman" w:hAnsi="Times New Roman"/>
          <w:sz w:val="26"/>
          <w:szCs w:val="26"/>
          <w:rtl w:val="0"/>
        </w:rPr>
        <w:t xml:space="preserve"> trong</w:t>
      </w:r>
      <w:r w:rsidDel="00000000" w:rsidR="00000000" w:rsidRPr="00000000">
        <w:rPr>
          <w:rFonts w:ascii="Times New Roman" w:cs="Times New Roman" w:eastAsia="Times New Roman" w:hAnsi="Times New Roman"/>
          <w:i w:val="1"/>
          <w:sz w:val="26"/>
          <w:szCs w:val="26"/>
          <w:rtl w:val="0"/>
        </w:rPr>
        <w:t xml:space="preserve"> </w:t>
      </w: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T</m:t>
            </m:r>
          </m:e>
          <m:sub>
            <m:r>
              <w:rPr>
                <w:rFonts w:ascii="Cambria Math" w:cs="Cambria Math" w:eastAsia="Cambria Math" w:hAnsi="Cambria Math"/>
                <w:sz w:val="26"/>
                <w:szCs w:val="26"/>
              </w:rPr>
              <m:t xml:space="preserve">j</m:t>
            </m:r>
          </m:sub>
        </m:sSub>
      </m:oMath>
      <w:r w:rsidDel="00000000" w:rsidR="00000000" w:rsidRPr="00000000">
        <w:rPr>
          <w:rFonts w:ascii="Times New Roman" w:cs="Times New Roman" w:eastAsia="Times New Roman" w:hAnsi="Times New Roman"/>
          <w:sz w:val="26"/>
          <w:szCs w:val="26"/>
          <w:rtl w:val="0"/>
        </w:rPr>
        <w:t xml:space="preserve"> được định nghĩa là </w:t>
      </w: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u</m:t>
            </m:r>
            <m:d>
              <m:dPr>
                <m:begChr m:val="("/>
                <m:endChr m:val=")"/>
                <m:ctrlPr>
                  <w:rPr>
                    <w:rFonts w:ascii="Cambria Math" w:cs="Cambria Math" w:eastAsia="Cambria Math" w:hAnsi="Cambria Math"/>
                    <w:sz w:val="26"/>
                    <w:szCs w:val="26"/>
                  </w:rPr>
                </m:ctrlPr>
              </m:dPr>
              <m:e>
                <m:r>
                  <w:rPr>
                    <w:rFonts w:ascii="Cambria Math" w:cs="Cambria Math" w:eastAsia="Cambria Math" w:hAnsi="Cambria Math"/>
                    <w:sz w:val="26"/>
                    <w:szCs w:val="26"/>
                  </w:rPr>
                  <m:t xml:space="preserve">X</m:t>
                </m:r>
              </m:e>
            </m:d>
            <m:r>
              <w:rPr>
                <w:rFonts w:ascii="Cambria Math" w:cs="Cambria Math" w:eastAsia="Cambria Math" w:hAnsi="Cambria Math"/>
                <w:sz w:val="26"/>
                <w:szCs w:val="26"/>
              </w:rPr>
              <m:t xml:space="preserve">=Σ</m:t>
            </m:r>
          </m:e>
          <m:sub>
            <m:r>
              <w:rPr>
                <w:rFonts w:ascii="Cambria Math" w:cs="Cambria Math" w:eastAsia="Cambria Math" w:hAnsi="Cambria Math"/>
                <w:sz w:val="26"/>
                <w:szCs w:val="26"/>
              </w:rPr>
              <m:t xml:space="preserve">iϵX</m:t>
            </m:r>
          </m:sub>
        </m:sSub>
        <m:r>
          <w:rPr>
            <w:rFonts w:ascii="Cambria Math" w:cs="Cambria Math" w:eastAsia="Cambria Math" w:hAnsi="Cambria Math"/>
            <w:sz w:val="26"/>
            <w:szCs w:val="26"/>
          </w:rPr>
          <m:t xml:space="preserve">u</m:t>
        </m:r>
        <m:d>
          <m:dPr>
            <m:begChr m:val="("/>
            <m:endChr m:val=")"/>
            <m:ctrlPr>
              <w:rPr>
                <w:rFonts w:ascii="Cambria Math" w:cs="Cambria Math" w:eastAsia="Cambria Math" w:hAnsi="Cambria Math"/>
                <w:sz w:val="26"/>
                <w:szCs w:val="26"/>
              </w:rPr>
            </m:ctrlPr>
          </m:dPr>
          <m:e>
            <m:r>
              <w:rPr>
                <w:rFonts w:ascii="Cambria Math" w:cs="Cambria Math" w:eastAsia="Cambria Math" w:hAnsi="Cambria Math"/>
                <w:sz w:val="26"/>
                <w:szCs w:val="26"/>
              </w:rPr>
              <m:t xml:space="preserve">i,</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T</m:t>
                </m:r>
              </m:e>
              <m:sub>
                <m:r>
                  <w:rPr>
                    <w:rFonts w:ascii="Cambria Math" w:cs="Cambria Math" w:eastAsia="Cambria Math" w:hAnsi="Cambria Math"/>
                    <w:sz w:val="26"/>
                    <w:szCs w:val="26"/>
                  </w:rPr>
                  <m:t xml:space="preserve">j</m:t>
                </m:r>
              </m:sub>
            </m:sSub>
          </m:e>
        </m:d>
      </m:oMath>
      <w:r w:rsidDel="00000000" w:rsidR="00000000" w:rsidRPr="00000000">
        <w:rPr>
          <w:rFonts w:ascii="Times New Roman" w:cs="Times New Roman" w:eastAsia="Times New Roman" w:hAnsi="Times New Roman"/>
          <w:sz w:val="26"/>
          <w:szCs w:val="26"/>
          <w:rtl w:val="0"/>
        </w:rPr>
        <w:t xml:space="preserve">. Tiện ích của </w:t>
      </w:r>
      <w:r w:rsidDel="00000000" w:rsidR="00000000" w:rsidRPr="00000000">
        <w:rPr>
          <w:rFonts w:ascii="Times New Roman" w:cs="Times New Roman" w:eastAsia="Times New Roman" w:hAnsi="Times New Roman"/>
          <w:i w:val="1"/>
          <w:sz w:val="26"/>
          <w:szCs w:val="26"/>
          <w:rtl w:val="0"/>
        </w:rPr>
        <w:t xml:space="preserve">X</w:t>
      </w:r>
      <w:r w:rsidDel="00000000" w:rsidR="00000000" w:rsidRPr="00000000">
        <w:rPr>
          <w:rFonts w:ascii="Times New Roman" w:cs="Times New Roman" w:eastAsia="Times New Roman" w:hAnsi="Times New Roman"/>
          <w:sz w:val="26"/>
          <w:szCs w:val="26"/>
          <w:rtl w:val="0"/>
        </w:rPr>
        <w:t xml:space="preserve"> được định nghĩa là  </w:t>
      </w: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u</m:t>
            </m:r>
            <m:d>
              <m:dPr>
                <m:begChr m:val="("/>
                <m:endChr m:val=")"/>
                <m:ctrlPr>
                  <w:rPr>
                    <w:rFonts w:ascii="Cambria Math" w:cs="Cambria Math" w:eastAsia="Cambria Math" w:hAnsi="Cambria Math"/>
                    <w:sz w:val="26"/>
                    <w:szCs w:val="26"/>
                  </w:rPr>
                </m:ctrlPr>
              </m:dPr>
              <m:e>
                <m:r>
                  <w:rPr>
                    <w:rFonts w:ascii="Cambria Math" w:cs="Cambria Math" w:eastAsia="Cambria Math" w:hAnsi="Cambria Math"/>
                    <w:sz w:val="26"/>
                    <w:szCs w:val="26"/>
                  </w:rPr>
                  <m:t xml:space="preserve">X</m:t>
                </m:r>
              </m:e>
            </m:d>
            <m:r>
              <w:rPr>
                <w:rFonts w:ascii="Cambria Math" w:cs="Cambria Math" w:eastAsia="Cambria Math" w:hAnsi="Cambria Math"/>
                <w:sz w:val="26"/>
                <w:szCs w:val="26"/>
              </w:rPr>
              <m:t xml:space="preserve">=Σ</m:t>
            </m:r>
          </m:e>
          <m:sub>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T</m:t>
                </m:r>
              </m:e>
              <m:sub>
                <m:r>
                  <w:rPr>
                    <w:rFonts w:ascii="Cambria Math" w:cs="Cambria Math" w:eastAsia="Cambria Math" w:hAnsi="Cambria Math"/>
                    <w:sz w:val="26"/>
                    <w:szCs w:val="26"/>
                  </w:rPr>
                  <m:t xml:space="preserve">j</m:t>
                </m:r>
              </m:sub>
            </m:sSub>
            <m:r>
              <w:rPr>
                <w:rFonts w:ascii="Cambria Math" w:cs="Cambria Math" w:eastAsia="Cambria Math" w:hAnsi="Cambria Math"/>
                <w:sz w:val="26"/>
                <w:szCs w:val="26"/>
              </w:rPr>
              <m:t xml:space="preserve">ϵg</m:t>
            </m:r>
            <m:d>
              <m:dPr>
                <m:begChr m:val="("/>
                <m:endChr m:val=")"/>
                <m:ctrlPr>
                  <w:rPr>
                    <w:rFonts w:ascii="Cambria Math" w:cs="Cambria Math" w:eastAsia="Cambria Math" w:hAnsi="Cambria Math"/>
                    <w:sz w:val="26"/>
                    <w:szCs w:val="26"/>
                  </w:rPr>
                </m:ctrlPr>
              </m:dPr>
              <m:e>
                <m:r>
                  <w:rPr>
                    <w:rFonts w:ascii="Cambria Math" w:cs="Cambria Math" w:eastAsia="Cambria Math" w:hAnsi="Cambria Math"/>
                    <w:sz w:val="26"/>
                    <w:szCs w:val="26"/>
                  </w:rPr>
                  <m:t xml:space="preserve">X</m:t>
                </m:r>
              </m:e>
            </m:d>
          </m:sub>
        </m:sSub>
        <m:r>
          <w:rPr>
            <w:rFonts w:ascii="Cambria Math" w:cs="Cambria Math" w:eastAsia="Cambria Math" w:hAnsi="Cambria Math"/>
            <w:sz w:val="26"/>
            <w:szCs w:val="26"/>
          </w:rPr>
          <m:t xml:space="preserve">u</m:t>
        </m:r>
        <m:d>
          <m:dPr>
            <m:begChr m:val="("/>
            <m:endChr m:val=")"/>
            <m:ctrlPr>
              <w:rPr>
                <w:rFonts w:ascii="Cambria Math" w:cs="Cambria Math" w:eastAsia="Cambria Math" w:hAnsi="Cambria Math"/>
                <w:sz w:val="26"/>
                <w:szCs w:val="26"/>
              </w:rPr>
            </m:ctrlPr>
          </m:dPr>
          <m:e>
            <m:r>
              <w:rPr>
                <w:rFonts w:ascii="Cambria Math" w:cs="Cambria Math" w:eastAsia="Cambria Math" w:hAnsi="Cambria Math"/>
                <w:sz w:val="26"/>
                <w:szCs w:val="26"/>
              </w:rPr>
              <m:t xml:space="preserve">X,</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T</m:t>
                </m:r>
              </m:e>
              <m:sub>
                <m:r>
                  <w:rPr>
                    <w:rFonts w:ascii="Cambria Math" w:cs="Cambria Math" w:eastAsia="Cambria Math" w:hAnsi="Cambria Math"/>
                    <w:sz w:val="26"/>
                    <w:szCs w:val="26"/>
                  </w:rPr>
                  <m:t xml:space="preserve">j</m:t>
                </m:r>
              </m:sub>
            </m:sSub>
          </m:e>
        </m:d>
        <m:r>
          <w:rPr>
            <w:rFonts w:ascii="Cambria Math" w:cs="Cambria Math" w:eastAsia="Cambria Math" w:hAnsi="Cambria Math"/>
            <w:sz w:val="26"/>
            <w:szCs w:val="26"/>
          </w:rPr>
          <m:t xml:space="preserve">, </m:t>
        </m:r>
      </m:oMath>
      <w:r w:rsidDel="00000000" w:rsidR="00000000" w:rsidRPr="00000000">
        <w:rPr>
          <w:rFonts w:ascii="Times New Roman" w:cs="Times New Roman" w:eastAsia="Times New Roman" w:hAnsi="Times New Roman"/>
          <w:sz w:val="26"/>
          <w:szCs w:val="26"/>
          <w:rtl w:val="0"/>
        </w:rPr>
        <w:t xml:space="preserve">trong đó </w:t>
      </w:r>
      <w:r w:rsidDel="00000000" w:rsidR="00000000" w:rsidRPr="00000000">
        <w:rPr>
          <w:rFonts w:ascii="Times New Roman" w:cs="Times New Roman" w:eastAsia="Times New Roman" w:hAnsi="Times New Roman"/>
          <w:i w:val="1"/>
          <w:sz w:val="26"/>
          <w:szCs w:val="26"/>
          <w:rtl w:val="0"/>
        </w:rPr>
        <w:t xml:space="preserve">g(X)</w:t>
      </w:r>
      <w:r w:rsidDel="00000000" w:rsidR="00000000" w:rsidRPr="00000000">
        <w:rPr>
          <w:rFonts w:ascii="Times New Roman" w:cs="Times New Roman" w:eastAsia="Times New Roman" w:hAnsi="Times New Roman"/>
          <w:sz w:val="26"/>
          <w:szCs w:val="26"/>
          <w:rtl w:val="0"/>
        </w:rPr>
        <w:t xml:space="preserve"> là tập hợp các giao dịch chứa </w:t>
      </w:r>
      <w:r w:rsidDel="00000000" w:rsidR="00000000" w:rsidRPr="00000000">
        <w:rPr>
          <w:rFonts w:ascii="Times New Roman" w:cs="Times New Roman" w:eastAsia="Times New Roman" w:hAnsi="Times New Roman"/>
          <w:i w:val="1"/>
          <w:sz w:val="26"/>
          <w:szCs w:val="26"/>
          <w:rtl w:val="0"/>
        </w:rPr>
        <w:t xml:space="preserve">X. </w:t>
      </w:r>
    </w:p>
    <w:p w:rsidR="00000000" w:rsidDel="00000000" w:rsidP="00000000" w:rsidRDefault="00000000" w:rsidRPr="00000000" w14:paraId="000000C8">
      <w:pPr>
        <w:spacing w:after="160" w:line="259" w:lineRule="auto"/>
        <w:ind w:firstLine="284"/>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sz w:val="26"/>
          <w:szCs w:val="26"/>
          <w:rtl w:val="0"/>
        </w:rPr>
        <w:t xml:space="preserve">Ví dụ, tiện ích của mục </w:t>
      </w:r>
      <w:r w:rsidDel="00000000" w:rsidR="00000000" w:rsidRPr="00000000">
        <w:rPr>
          <w:rFonts w:ascii="Times New Roman" w:cs="Times New Roman" w:eastAsia="Times New Roman" w:hAnsi="Times New Roman"/>
          <w:i w:val="1"/>
          <w:sz w:val="26"/>
          <w:szCs w:val="26"/>
          <w:rtl w:val="0"/>
        </w:rPr>
        <w:t xml:space="preserve">b</w:t>
      </w:r>
      <w:r w:rsidDel="00000000" w:rsidR="00000000" w:rsidRPr="00000000">
        <w:rPr>
          <w:rFonts w:ascii="Times New Roman" w:cs="Times New Roman" w:eastAsia="Times New Roman" w:hAnsi="Times New Roman"/>
          <w:sz w:val="26"/>
          <w:szCs w:val="26"/>
          <w:rtl w:val="0"/>
        </w:rPr>
        <w:t xml:space="preserve"> trong </w:t>
      </w: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T</m:t>
            </m:r>
          </m:e>
          <m:sub>
            <m:r>
              <w:rPr>
                <w:rFonts w:ascii="Cambria Math" w:cs="Cambria Math" w:eastAsia="Cambria Math" w:hAnsi="Cambria Math"/>
                <w:sz w:val="26"/>
                <w:szCs w:val="26"/>
              </w:rPr>
              <m:t xml:space="preserve">4</m:t>
            </m:r>
          </m:sub>
        </m:sSub>
      </m:oMath>
      <w:r w:rsidDel="00000000" w:rsidR="00000000" w:rsidRPr="00000000">
        <w:rPr>
          <w:rFonts w:ascii="Times New Roman" w:cs="Times New Roman" w:eastAsia="Times New Roman" w:hAnsi="Times New Roman"/>
          <w:sz w:val="26"/>
          <w:szCs w:val="26"/>
          <w:rtl w:val="0"/>
        </w:rPr>
        <w:t xml:space="preserve"> là </w:t>
      </w:r>
      <w:r w:rsidDel="00000000" w:rsidR="00000000" w:rsidRPr="00000000">
        <w:rPr>
          <w:rFonts w:ascii="Times New Roman" w:cs="Times New Roman" w:eastAsia="Times New Roman" w:hAnsi="Times New Roman"/>
          <w:i w:val="1"/>
          <w:sz w:val="26"/>
          <w:szCs w:val="26"/>
          <w:rtl w:val="0"/>
        </w:rPr>
        <w:t xml:space="preserve">u(b, </w:t>
      </w: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T</m:t>
            </m:r>
          </m:e>
          <m:sub>
            <m:r>
              <w:rPr>
                <w:rFonts w:ascii="Cambria Math" w:cs="Cambria Math" w:eastAsia="Cambria Math" w:hAnsi="Cambria Math"/>
                <w:sz w:val="26"/>
                <w:szCs w:val="26"/>
              </w:rPr>
              <m:t xml:space="preserve">4</m:t>
            </m:r>
          </m:sub>
        </m:sSub>
      </m:oMath>
      <w:r w:rsidDel="00000000" w:rsidR="00000000" w:rsidRPr="00000000">
        <w:rPr>
          <w:rFonts w:ascii="Times New Roman" w:cs="Times New Roman" w:eastAsia="Times New Roman" w:hAnsi="Times New Roman"/>
          <w:i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=2 × 2 = 4, và tiện ích của tập mục </w:t>
      </w:r>
      <w:r w:rsidDel="00000000" w:rsidR="00000000" w:rsidRPr="00000000">
        <w:rPr>
          <w:rFonts w:ascii="Times New Roman" w:cs="Times New Roman" w:eastAsia="Times New Roman" w:hAnsi="Times New Roman"/>
          <w:i w:val="1"/>
          <w:sz w:val="26"/>
          <w:szCs w:val="26"/>
          <w:rtl w:val="0"/>
        </w:rPr>
        <w:t xml:space="preserve">{a, c}</w:t>
      </w:r>
      <w:r w:rsidDel="00000000" w:rsidR="00000000" w:rsidRPr="00000000">
        <w:rPr>
          <w:rFonts w:ascii="Times New Roman" w:cs="Times New Roman" w:eastAsia="Times New Roman" w:hAnsi="Times New Roman"/>
          <w:sz w:val="26"/>
          <w:szCs w:val="26"/>
          <w:rtl w:val="0"/>
        </w:rPr>
        <w:t xml:space="preserve"> trong </w:t>
      </w:r>
      <w:r w:rsidDel="00000000" w:rsidR="00000000" w:rsidRPr="00000000">
        <w:rPr>
          <w:rFonts w:ascii="Times New Roman" w:cs="Times New Roman" w:eastAsia="Times New Roman" w:hAnsi="Times New Roman"/>
          <w:i w:val="1"/>
          <w:sz w:val="26"/>
          <w:szCs w:val="26"/>
          <w:rtl w:val="0"/>
        </w:rPr>
        <w:t xml:space="preserve">, </w:t>
      </w: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T</m:t>
            </m:r>
          </m:e>
          <m:sub>
            <m:r>
              <w:rPr>
                <w:rFonts w:ascii="Cambria Math" w:cs="Cambria Math" w:eastAsia="Cambria Math" w:hAnsi="Cambria Math"/>
                <w:sz w:val="26"/>
                <w:szCs w:val="26"/>
              </w:rPr>
              <m:t xml:space="preserve">1</m:t>
            </m:r>
          </m:sub>
        </m:sSub>
        <m:r>
          <w:rPr>
            <w:rFonts w:ascii="Cambria Math" w:cs="Cambria Math" w:eastAsia="Cambria Math" w:hAnsi="Cambria Math"/>
            <w:sz w:val="26"/>
            <w:szCs w:val="26"/>
          </w:rPr>
          <m:t xml:space="preserve"> </m:t>
        </m:r>
      </m:oMath>
      <w:r w:rsidDel="00000000" w:rsidR="00000000" w:rsidRPr="00000000">
        <w:rPr>
          <w:rFonts w:ascii="Times New Roman" w:cs="Times New Roman" w:eastAsia="Times New Roman" w:hAnsi="Times New Roman"/>
          <w:sz w:val="26"/>
          <w:szCs w:val="26"/>
          <w:rtl w:val="0"/>
        </w:rPr>
        <w:t xml:space="preserve">là </w:t>
      </w:r>
      <w:r w:rsidDel="00000000" w:rsidR="00000000" w:rsidRPr="00000000">
        <w:rPr>
          <w:rFonts w:ascii="Times New Roman" w:cs="Times New Roman" w:eastAsia="Times New Roman" w:hAnsi="Times New Roman"/>
          <w:i w:val="1"/>
          <w:sz w:val="26"/>
          <w:szCs w:val="26"/>
          <w:rtl w:val="0"/>
        </w:rPr>
        <w:t xml:space="preserve">u</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i w:val="1"/>
          <w:sz w:val="26"/>
          <w:szCs w:val="26"/>
          <w:rtl w:val="0"/>
        </w:rPr>
        <w:t xml:space="preserve">a, c</w:t>
      </w:r>
      <w:r w:rsidDel="00000000" w:rsidR="00000000" w:rsidRPr="00000000">
        <w:rPr>
          <w:rFonts w:ascii="Times New Roman" w:cs="Times New Roman" w:eastAsia="Times New Roman" w:hAnsi="Times New Roman"/>
          <w:sz w:val="26"/>
          <w:szCs w:val="26"/>
          <w:rtl w:val="0"/>
        </w:rPr>
        <w:t xml:space="preserve">}, </w:t>
      </w: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T</m:t>
            </m:r>
          </m:e>
          <m:sub>
            <m:r>
              <w:rPr>
                <w:rFonts w:ascii="Cambria Math" w:cs="Cambria Math" w:eastAsia="Cambria Math" w:hAnsi="Cambria Math"/>
                <w:sz w:val="26"/>
                <w:szCs w:val="26"/>
              </w:rPr>
              <m:t xml:space="preserve">1</m:t>
            </m:r>
          </m:sub>
        </m:sSub>
      </m:oMath>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i w:val="1"/>
          <w:sz w:val="26"/>
          <w:szCs w:val="26"/>
          <w:rtl w:val="0"/>
        </w:rPr>
        <w:t xml:space="preserve">u</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i w:val="1"/>
          <w:sz w:val="26"/>
          <w:szCs w:val="26"/>
          <w:rtl w:val="0"/>
        </w:rPr>
        <w:t xml:space="preserve">a, </w:t>
      </w: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T</m:t>
            </m:r>
          </m:e>
          <m:sub>
            <m:r>
              <w:rPr>
                <w:rFonts w:ascii="Cambria Math" w:cs="Cambria Math" w:eastAsia="Cambria Math" w:hAnsi="Cambria Math"/>
                <w:sz w:val="26"/>
                <w:szCs w:val="26"/>
              </w:rPr>
              <m:t xml:space="preserve">1</m:t>
            </m:r>
          </m:sub>
        </m:sSub>
      </m:oMath>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i w:val="1"/>
          <w:sz w:val="26"/>
          <w:szCs w:val="26"/>
          <w:rtl w:val="0"/>
        </w:rPr>
        <w:t xml:space="preserve">u</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i w:val="1"/>
          <w:sz w:val="26"/>
          <w:szCs w:val="26"/>
          <w:rtl w:val="0"/>
        </w:rPr>
        <w:t xml:space="preserve">c</w:t>
      </w:r>
      <w:r w:rsidDel="00000000" w:rsidR="00000000" w:rsidRPr="00000000">
        <w:rPr>
          <w:rFonts w:ascii="Times New Roman" w:cs="Times New Roman" w:eastAsia="Times New Roman" w:hAnsi="Times New Roman"/>
          <w:sz w:val="26"/>
          <w:szCs w:val="26"/>
          <w:rtl w:val="0"/>
        </w:rPr>
        <w:t xml:space="preserve">, </w:t>
      </w: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T</m:t>
            </m:r>
          </m:e>
          <m:sub>
            <m:r>
              <w:rPr>
                <w:rFonts w:ascii="Cambria Math" w:cs="Cambria Math" w:eastAsia="Cambria Math" w:hAnsi="Cambria Math"/>
                <w:sz w:val="26"/>
                <w:szCs w:val="26"/>
              </w:rPr>
              <m:t xml:space="preserve">1</m:t>
            </m:r>
          </m:sub>
        </m:sSub>
      </m:oMath>
      <w:r w:rsidDel="00000000" w:rsidR="00000000" w:rsidRPr="00000000">
        <w:rPr>
          <w:rFonts w:ascii="Times New Roman" w:cs="Times New Roman" w:eastAsia="Times New Roman" w:hAnsi="Times New Roman"/>
          <w:sz w:val="26"/>
          <w:szCs w:val="26"/>
          <w:rtl w:val="0"/>
        </w:rPr>
        <w:t xml:space="preserve">) = 5 × 1 + 1 × 1 = 6. Tiện ích của tập mục {</w:t>
      </w:r>
      <w:r w:rsidDel="00000000" w:rsidR="00000000" w:rsidRPr="00000000">
        <w:rPr>
          <w:rFonts w:ascii="Times New Roman" w:cs="Times New Roman" w:eastAsia="Times New Roman" w:hAnsi="Times New Roman"/>
          <w:i w:val="1"/>
          <w:sz w:val="26"/>
          <w:szCs w:val="26"/>
          <w:rtl w:val="0"/>
        </w:rPr>
        <w:t xml:space="preserve">c, d</w:t>
      </w:r>
      <w:r w:rsidDel="00000000" w:rsidR="00000000" w:rsidRPr="00000000">
        <w:rPr>
          <w:rFonts w:ascii="Times New Roman" w:cs="Times New Roman" w:eastAsia="Times New Roman" w:hAnsi="Times New Roman"/>
          <w:sz w:val="26"/>
          <w:szCs w:val="26"/>
          <w:rtl w:val="0"/>
        </w:rPr>
        <w:t xml:space="preserve">} là </w:t>
      </w:r>
      <w:r w:rsidDel="00000000" w:rsidR="00000000" w:rsidRPr="00000000">
        <w:rPr>
          <w:rFonts w:ascii="Times New Roman" w:cs="Times New Roman" w:eastAsia="Times New Roman" w:hAnsi="Times New Roman"/>
          <w:i w:val="1"/>
          <w:sz w:val="26"/>
          <w:szCs w:val="26"/>
          <w:rtl w:val="0"/>
        </w:rPr>
        <w:t xml:space="preserve">u</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i w:val="1"/>
          <w:sz w:val="26"/>
          <w:szCs w:val="26"/>
          <w:rtl w:val="0"/>
        </w:rPr>
        <w:t xml:space="preserve">c, d</w:t>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i w:val="1"/>
          <w:sz w:val="26"/>
          <w:szCs w:val="26"/>
          <w:rtl w:val="0"/>
        </w:rPr>
        <w:t xml:space="preserve">u</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i w:val="1"/>
          <w:sz w:val="26"/>
          <w:szCs w:val="26"/>
          <w:rtl w:val="0"/>
        </w:rPr>
        <w:t xml:space="preserve">c, d</w:t>
      </w:r>
      <w:r w:rsidDel="00000000" w:rsidR="00000000" w:rsidRPr="00000000">
        <w:rPr>
          <w:rFonts w:ascii="Times New Roman" w:cs="Times New Roman" w:eastAsia="Times New Roman" w:hAnsi="Times New Roman"/>
          <w:sz w:val="26"/>
          <w:szCs w:val="26"/>
          <w:rtl w:val="0"/>
        </w:rPr>
        <w:t xml:space="preserve">}, </w:t>
      </w: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T</m:t>
            </m:r>
          </m:e>
          <m:sub>
            <m:r>
              <w:rPr>
                <w:rFonts w:ascii="Cambria Math" w:cs="Cambria Math" w:eastAsia="Cambria Math" w:hAnsi="Cambria Math"/>
                <w:sz w:val="26"/>
                <w:szCs w:val="26"/>
              </w:rPr>
              <m:t xml:space="preserve">1</m:t>
            </m:r>
          </m:sub>
        </m:sSub>
      </m:oMath>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i w:val="1"/>
          <w:sz w:val="26"/>
          <w:szCs w:val="26"/>
          <w:rtl w:val="0"/>
        </w:rPr>
        <w:t xml:space="preserve">u</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i w:val="1"/>
          <w:sz w:val="26"/>
          <w:szCs w:val="26"/>
          <w:rtl w:val="0"/>
        </w:rPr>
        <w:t xml:space="preserve">c, d</w:t>
      </w:r>
      <w:r w:rsidDel="00000000" w:rsidR="00000000" w:rsidRPr="00000000">
        <w:rPr>
          <w:rFonts w:ascii="Times New Roman" w:cs="Times New Roman" w:eastAsia="Times New Roman" w:hAnsi="Times New Roman"/>
          <w:sz w:val="26"/>
          <w:szCs w:val="26"/>
          <w:rtl w:val="0"/>
        </w:rPr>
        <w:t xml:space="preserve">}, </w:t>
      </w: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T</m:t>
            </m:r>
          </m:e>
          <m:sub>
            <m:r>
              <w:rPr>
                <w:rFonts w:ascii="Cambria Math" w:cs="Cambria Math" w:eastAsia="Cambria Math" w:hAnsi="Cambria Math"/>
                <w:sz w:val="26"/>
                <w:szCs w:val="26"/>
              </w:rPr>
              <m:t xml:space="preserve">3</m:t>
            </m:r>
          </m:sub>
        </m:sSub>
      </m:oMath>
      <w:r w:rsidDel="00000000" w:rsidR="00000000" w:rsidRPr="00000000">
        <w:rPr>
          <w:rFonts w:ascii="Times New Roman" w:cs="Times New Roman" w:eastAsia="Times New Roman" w:hAnsi="Times New Roman"/>
          <w:sz w:val="26"/>
          <w:szCs w:val="26"/>
          <w:rtl w:val="0"/>
        </w:rPr>
        <w:t xml:space="preserve">)) + u({</w:t>
      </w:r>
      <w:r w:rsidDel="00000000" w:rsidR="00000000" w:rsidRPr="00000000">
        <w:rPr>
          <w:rFonts w:ascii="Times New Roman" w:cs="Times New Roman" w:eastAsia="Times New Roman" w:hAnsi="Times New Roman"/>
          <w:i w:val="1"/>
          <w:sz w:val="26"/>
          <w:szCs w:val="26"/>
          <w:rtl w:val="0"/>
        </w:rPr>
        <w:t xml:space="preserve">c, d</w:t>
      </w:r>
      <w:r w:rsidDel="00000000" w:rsidR="00000000" w:rsidRPr="00000000">
        <w:rPr>
          <w:rFonts w:ascii="Times New Roman" w:cs="Times New Roman" w:eastAsia="Times New Roman" w:hAnsi="Times New Roman"/>
          <w:sz w:val="26"/>
          <w:szCs w:val="26"/>
          <w:rtl w:val="0"/>
        </w:rPr>
        <w:t xml:space="preserve">}, </w:t>
      </w: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T</m:t>
            </m:r>
          </m:e>
          <m:sub>
            <m:r>
              <w:rPr>
                <w:rFonts w:ascii="Cambria Math" w:cs="Cambria Math" w:eastAsia="Cambria Math" w:hAnsi="Cambria Math"/>
                <w:sz w:val="26"/>
                <w:szCs w:val="26"/>
              </w:rPr>
              <m:t xml:space="preserve">4</m:t>
            </m:r>
          </m:sub>
        </m:sSub>
      </m:oMath>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i w:val="1"/>
          <w:sz w:val="26"/>
          <w:szCs w:val="26"/>
          <w:rtl w:val="0"/>
        </w:rPr>
        <w:t xml:space="preserve">u</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i w:val="1"/>
          <w:sz w:val="26"/>
          <w:szCs w:val="26"/>
          <w:rtl w:val="0"/>
        </w:rPr>
        <w:t xml:space="preserve">c</w:t>
      </w:r>
      <w:r w:rsidDel="00000000" w:rsidR="00000000" w:rsidRPr="00000000">
        <w:rPr>
          <w:rFonts w:ascii="Times New Roman" w:cs="Times New Roman" w:eastAsia="Times New Roman" w:hAnsi="Times New Roman"/>
          <w:sz w:val="26"/>
          <w:szCs w:val="26"/>
          <w:rtl w:val="0"/>
        </w:rPr>
        <w:t xml:space="preserve">, </w:t>
      </w: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T</m:t>
            </m:r>
          </m:e>
          <m:sub>
            <m:r>
              <w:rPr>
                <w:rFonts w:ascii="Cambria Math" w:cs="Cambria Math" w:eastAsia="Cambria Math" w:hAnsi="Cambria Math"/>
                <w:sz w:val="26"/>
                <w:szCs w:val="26"/>
              </w:rPr>
              <m:t xml:space="preserve">1</m:t>
            </m:r>
          </m:sub>
        </m:sSub>
      </m:oMath>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i w:val="1"/>
          <w:sz w:val="26"/>
          <w:szCs w:val="26"/>
          <w:rtl w:val="0"/>
        </w:rPr>
        <w:t xml:space="preserve">u</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i w:val="1"/>
          <w:sz w:val="26"/>
          <w:szCs w:val="26"/>
          <w:rtl w:val="0"/>
        </w:rPr>
        <w:t xml:space="preserve">d</w:t>
      </w:r>
      <w:r w:rsidDel="00000000" w:rsidR="00000000" w:rsidRPr="00000000">
        <w:rPr>
          <w:rFonts w:ascii="Times New Roman" w:cs="Times New Roman" w:eastAsia="Times New Roman" w:hAnsi="Times New Roman"/>
          <w:sz w:val="26"/>
          <w:szCs w:val="26"/>
          <w:rtl w:val="0"/>
        </w:rPr>
        <w:t xml:space="preserve">, </w:t>
      </w: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T</m:t>
            </m:r>
          </m:e>
          <m:sub>
            <m:r>
              <w:rPr>
                <w:rFonts w:ascii="Cambria Math" w:cs="Cambria Math" w:eastAsia="Cambria Math" w:hAnsi="Cambria Math"/>
                <w:sz w:val="26"/>
                <w:szCs w:val="26"/>
              </w:rPr>
              <m:t xml:space="preserve">1</m:t>
            </m:r>
          </m:sub>
        </m:sSub>
      </m:oMath>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i w:val="1"/>
          <w:sz w:val="26"/>
          <w:szCs w:val="26"/>
          <w:rtl w:val="0"/>
        </w:rPr>
        <w:t xml:space="preserve">u</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i w:val="1"/>
          <w:sz w:val="26"/>
          <w:szCs w:val="26"/>
          <w:rtl w:val="0"/>
        </w:rPr>
        <w:t xml:space="preserve">c</w:t>
      </w:r>
      <w:r w:rsidDel="00000000" w:rsidR="00000000" w:rsidRPr="00000000">
        <w:rPr>
          <w:rFonts w:ascii="Times New Roman" w:cs="Times New Roman" w:eastAsia="Times New Roman" w:hAnsi="Times New Roman"/>
          <w:sz w:val="26"/>
          <w:szCs w:val="26"/>
          <w:rtl w:val="0"/>
        </w:rPr>
        <w:t xml:space="preserve">, </w:t>
      </w: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T</m:t>
            </m:r>
          </m:e>
          <m:sub>
            <m:r>
              <w:rPr>
                <w:rFonts w:ascii="Cambria Math" w:cs="Cambria Math" w:eastAsia="Cambria Math" w:hAnsi="Cambria Math"/>
                <w:sz w:val="26"/>
                <w:szCs w:val="26"/>
              </w:rPr>
              <m:t xml:space="preserve">3</m:t>
            </m:r>
          </m:sub>
        </m:sSub>
      </m:oMath>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i w:val="1"/>
          <w:sz w:val="26"/>
          <w:szCs w:val="26"/>
          <w:rtl w:val="0"/>
        </w:rPr>
        <w:t xml:space="preserve">u</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i w:val="1"/>
          <w:sz w:val="26"/>
          <w:szCs w:val="26"/>
          <w:rtl w:val="0"/>
        </w:rPr>
        <w:t xml:space="preserve">d</w:t>
      </w:r>
      <w:r w:rsidDel="00000000" w:rsidR="00000000" w:rsidRPr="00000000">
        <w:rPr>
          <w:rFonts w:ascii="Times New Roman" w:cs="Times New Roman" w:eastAsia="Times New Roman" w:hAnsi="Times New Roman"/>
          <w:sz w:val="26"/>
          <w:szCs w:val="26"/>
          <w:rtl w:val="0"/>
        </w:rPr>
        <w:t xml:space="preserve">, </w:t>
      </w: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T</m:t>
            </m:r>
          </m:e>
          <m:sub>
            <m:r>
              <w:rPr>
                <w:rFonts w:ascii="Cambria Math" w:cs="Cambria Math" w:eastAsia="Cambria Math" w:hAnsi="Cambria Math"/>
                <w:sz w:val="26"/>
                <w:szCs w:val="26"/>
              </w:rPr>
              <m:t xml:space="preserve">3</m:t>
            </m:r>
          </m:sub>
        </m:sSub>
      </m:oMath>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i w:val="1"/>
          <w:sz w:val="26"/>
          <w:szCs w:val="26"/>
          <w:rtl w:val="0"/>
        </w:rPr>
        <w:t xml:space="preserve">u</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i w:val="1"/>
          <w:sz w:val="26"/>
          <w:szCs w:val="26"/>
          <w:rtl w:val="0"/>
        </w:rPr>
        <w:t xml:space="preserve">c</w:t>
      </w:r>
      <w:r w:rsidDel="00000000" w:rsidR="00000000" w:rsidRPr="00000000">
        <w:rPr>
          <w:rFonts w:ascii="Times New Roman" w:cs="Times New Roman" w:eastAsia="Times New Roman" w:hAnsi="Times New Roman"/>
          <w:sz w:val="26"/>
          <w:szCs w:val="26"/>
          <w:rtl w:val="0"/>
        </w:rPr>
        <w:t xml:space="preserve">, </w:t>
      </w: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T</m:t>
            </m:r>
          </m:e>
          <m:sub>
            <m:r>
              <w:rPr>
                <w:rFonts w:ascii="Cambria Math" w:cs="Cambria Math" w:eastAsia="Cambria Math" w:hAnsi="Cambria Math"/>
                <w:sz w:val="26"/>
                <w:szCs w:val="26"/>
              </w:rPr>
              <m:t xml:space="preserve">4</m:t>
            </m:r>
          </m:sub>
        </m:sSub>
      </m:oMath>
      <w:r w:rsidDel="00000000" w:rsidR="00000000" w:rsidRPr="00000000">
        <w:rPr>
          <w:rFonts w:ascii="Times New Roman" w:cs="Times New Roman" w:eastAsia="Times New Roman" w:hAnsi="Times New Roman"/>
          <w:sz w:val="26"/>
          <w:szCs w:val="26"/>
          <w:rtl w:val="0"/>
        </w:rPr>
        <w:t xml:space="preserve">) + u(</w:t>
      </w:r>
      <w:r w:rsidDel="00000000" w:rsidR="00000000" w:rsidRPr="00000000">
        <w:rPr>
          <w:rFonts w:ascii="Times New Roman" w:cs="Times New Roman" w:eastAsia="Times New Roman" w:hAnsi="Times New Roman"/>
          <w:i w:val="1"/>
          <w:sz w:val="26"/>
          <w:szCs w:val="26"/>
          <w:rtl w:val="0"/>
        </w:rPr>
        <w:t xml:space="preserve">d</w:t>
      </w:r>
      <w:r w:rsidDel="00000000" w:rsidR="00000000" w:rsidRPr="00000000">
        <w:rPr>
          <w:rFonts w:ascii="Times New Roman" w:cs="Times New Roman" w:eastAsia="Times New Roman" w:hAnsi="Times New Roman"/>
          <w:sz w:val="26"/>
          <w:szCs w:val="26"/>
          <w:rtl w:val="0"/>
        </w:rPr>
        <w:t xml:space="preserve">, </w:t>
      </w: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T</m:t>
            </m:r>
          </m:e>
          <m:sub>
            <m:r>
              <w:rPr>
                <w:rFonts w:ascii="Cambria Math" w:cs="Cambria Math" w:eastAsia="Cambria Math" w:hAnsi="Cambria Math"/>
                <w:sz w:val="26"/>
                <w:szCs w:val="26"/>
              </w:rPr>
              <m:t xml:space="preserve">4</m:t>
            </m:r>
          </m:sub>
        </m:sSub>
      </m:oMath>
      <w:r w:rsidDel="00000000" w:rsidR="00000000" w:rsidRPr="00000000">
        <w:rPr>
          <w:rFonts w:ascii="Times New Roman" w:cs="Times New Roman" w:eastAsia="Times New Roman" w:hAnsi="Times New Roman"/>
          <w:sz w:val="26"/>
          <w:szCs w:val="26"/>
          <w:rtl w:val="0"/>
        </w:rPr>
        <w:t xml:space="preserve">) = 1 + 2 + 3 + 6 + 1 + 12 = 25. Độ phức tạp tính toán của việc tính toán </w:t>
      </w:r>
      <w:r w:rsidDel="00000000" w:rsidR="00000000" w:rsidRPr="00000000">
        <w:rPr>
          <w:rFonts w:ascii="Times New Roman" w:cs="Times New Roman" w:eastAsia="Times New Roman" w:hAnsi="Times New Roman"/>
          <w:i w:val="1"/>
          <w:sz w:val="26"/>
          <w:szCs w:val="26"/>
          <w:rtl w:val="0"/>
        </w:rPr>
        <w:t xml:space="preserve">u(X)</w:t>
      </w:r>
      <w:r w:rsidDel="00000000" w:rsidR="00000000" w:rsidRPr="00000000">
        <w:rPr>
          <w:rFonts w:ascii="Times New Roman" w:cs="Times New Roman" w:eastAsia="Times New Roman" w:hAnsi="Times New Roman"/>
          <w:sz w:val="26"/>
          <w:szCs w:val="26"/>
          <w:rtl w:val="0"/>
        </w:rPr>
        <w:t xml:space="preserve"> là </w:t>
      </w:r>
      <w:r w:rsidDel="00000000" w:rsidR="00000000" w:rsidRPr="00000000">
        <w:rPr>
          <w:rFonts w:ascii="Times New Roman" w:cs="Times New Roman" w:eastAsia="Times New Roman" w:hAnsi="Times New Roman"/>
          <w:i w:val="1"/>
          <w:sz w:val="26"/>
          <w:szCs w:val="26"/>
          <w:rtl w:val="0"/>
        </w:rPr>
        <w:t xml:space="preserve">O(m </w:t>
      </w:r>
      <w:r w:rsidDel="00000000" w:rsidR="00000000" w:rsidRPr="00000000">
        <w:rPr>
          <w:rFonts w:ascii="Cambria Math" w:cs="Cambria Math" w:eastAsia="Cambria Math" w:hAnsi="Cambria Math"/>
          <w:i w:val="1"/>
          <w:sz w:val="26"/>
          <w:szCs w:val="26"/>
          <w:rtl w:val="0"/>
        </w:rPr>
        <w:t xml:space="preserve">∗</w:t>
      </w:r>
      <w:r w:rsidDel="00000000" w:rsidR="00000000" w:rsidRPr="00000000">
        <w:rPr>
          <w:rFonts w:ascii="Times New Roman" w:cs="Times New Roman" w:eastAsia="Times New Roman" w:hAnsi="Times New Roman"/>
          <w:i w:val="1"/>
          <w:sz w:val="26"/>
          <w:szCs w:val="26"/>
          <w:rtl w:val="0"/>
        </w:rPr>
        <w:t xml:space="preserve"> n)</w:t>
      </w:r>
      <w:r w:rsidDel="00000000" w:rsidR="00000000" w:rsidRPr="00000000">
        <w:rPr>
          <w:rFonts w:ascii="Times New Roman" w:cs="Times New Roman" w:eastAsia="Times New Roman" w:hAnsi="Times New Roman"/>
          <w:sz w:val="26"/>
          <w:szCs w:val="26"/>
          <w:rtl w:val="0"/>
        </w:rPr>
        <w:t xml:space="preserve"> nói chung. Đối với một số thuật toán HUIM, chẳng hạn như EFIM, một kỹ thuật tìm kiếm nhị phân được sử dụng để cải thiện hiệu quả tìm kiếm cho X, và sau đó độ phức tạp là </w:t>
      </w:r>
      <w:r w:rsidDel="00000000" w:rsidR="00000000" w:rsidRPr="00000000">
        <w:rPr>
          <w:rFonts w:ascii="Times New Roman" w:cs="Times New Roman" w:eastAsia="Times New Roman" w:hAnsi="Times New Roman"/>
          <w:i w:val="1"/>
          <w:sz w:val="26"/>
          <w:szCs w:val="26"/>
          <w:rtl w:val="0"/>
        </w:rPr>
        <w:t xml:space="preserve">O(m</w:t>
      </w:r>
      <w:r w:rsidDel="00000000" w:rsidR="00000000" w:rsidRPr="00000000">
        <w:rPr>
          <w:rFonts w:ascii="Cambria Math" w:cs="Cambria Math" w:eastAsia="Cambria Math" w:hAnsi="Cambria Math"/>
          <w:i w:val="1"/>
          <w:sz w:val="26"/>
          <w:szCs w:val="26"/>
          <w:rtl w:val="0"/>
        </w:rPr>
        <w:t xml:space="preserve">∗</w:t>
      </w:r>
      <m:oMath>
        <m:r>
          <w:rPr>
            <w:rFonts w:ascii="Cambria Math" w:cs="Cambria Math" w:eastAsia="Cambria Math" w:hAnsi="Cambria Math"/>
            <w:sz w:val="26"/>
            <w:szCs w:val="26"/>
          </w:rPr>
          <m:t xml:space="preserve"> lo</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g</m:t>
            </m:r>
          </m:e>
          <m:sub>
            <m:r>
              <w:rPr>
                <w:rFonts w:ascii="Cambria Math" w:cs="Cambria Math" w:eastAsia="Cambria Math" w:hAnsi="Cambria Math"/>
                <w:sz w:val="26"/>
                <w:szCs w:val="26"/>
              </w:rPr>
              <m:t xml:space="preserve">2</m:t>
            </m:r>
          </m:sub>
        </m:sSub>
        <m:r>
          <w:rPr>
            <w:rFonts w:ascii="Cambria Math" w:cs="Cambria Math" w:eastAsia="Cambria Math" w:hAnsi="Cambria Math"/>
            <w:sz w:val="26"/>
            <w:szCs w:val="26"/>
          </w:rPr>
          <m:t xml:space="preserve">n</m:t>
        </m:r>
      </m:oMath>
      <w:r w:rsidDel="00000000" w:rsidR="00000000" w:rsidRPr="00000000">
        <w:rPr>
          <w:rFonts w:ascii="Times New Roman" w:cs="Times New Roman" w:eastAsia="Times New Roman" w:hAnsi="Times New Roman"/>
          <w:i w:val="1"/>
          <w:sz w:val="26"/>
          <w:szCs w:val="26"/>
          <w:rtl w:val="0"/>
        </w:rPr>
        <w:t xml:space="preserve">). </w:t>
      </w:r>
    </w:p>
    <w:p w:rsidR="00000000" w:rsidDel="00000000" w:rsidP="00000000" w:rsidRDefault="00000000" w:rsidRPr="00000000" w14:paraId="000000C9">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2. Tiện ích nội (External utility values)</w:t>
      </w:r>
    </w:p>
    <w:tbl>
      <w:tblPr>
        <w:tblStyle w:val="Table4"/>
        <w:tblW w:w="9576.000000000002"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197"/>
        <w:gridCol w:w="1197"/>
        <w:gridCol w:w="1197"/>
        <w:gridCol w:w="1197"/>
        <w:gridCol w:w="1197"/>
        <w:gridCol w:w="1197"/>
        <w:gridCol w:w="1197"/>
        <w:gridCol w:w="1197"/>
        <w:tblGridChange w:id="0">
          <w:tblGrid>
            <w:gridCol w:w="1197"/>
            <w:gridCol w:w="1197"/>
            <w:gridCol w:w="1197"/>
            <w:gridCol w:w="1197"/>
            <w:gridCol w:w="1197"/>
            <w:gridCol w:w="1197"/>
            <w:gridCol w:w="1197"/>
            <w:gridCol w:w="1197"/>
          </w:tblGrid>
        </w:tblGridChange>
      </w:tblGrid>
      <w:tr>
        <w:trPr>
          <w:cantSplit w:val="0"/>
          <w:trHeight w:val="371" w:hRule="atLeast"/>
          <w:tblHeader w:val="0"/>
        </w:trPr>
        <w:tc>
          <w:tcPr>
            <w:tcBorders>
              <w:top w:color="000000" w:space="0" w:sz="4" w:val="single"/>
            </w:tcBorders>
          </w:tcPr>
          <w:p w:rsidR="00000000" w:rsidDel="00000000" w:rsidP="00000000" w:rsidRDefault="00000000" w:rsidRPr="00000000" w14:paraId="000000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Item</w:t>
            </w:r>
          </w:p>
        </w:tc>
        <w:tc>
          <w:tcPr>
            <w:tcBorders>
              <w:top w:color="000000" w:space="0" w:sz="4" w:val="single"/>
            </w:tcBorders>
          </w:tcPr>
          <w:p w:rsidR="00000000" w:rsidDel="00000000" w:rsidP="00000000" w:rsidRDefault="00000000" w:rsidRPr="00000000" w14:paraId="000000CB">
            <w:pPr>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a</w:t>
            </w:r>
          </w:p>
        </w:tc>
        <w:tc>
          <w:tcPr>
            <w:tcBorders>
              <w:top w:color="000000" w:space="0" w:sz="4" w:val="single"/>
            </w:tcBorders>
          </w:tcPr>
          <w:p w:rsidR="00000000" w:rsidDel="00000000" w:rsidP="00000000" w:rsidRDefault="00000000" w:rsidRPr="00000000" w14:paraId="000000CC">
            <w:pPr>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b</w:t>
            </w:r>
          </w:p>
        </w:tc>
        <w:tc>
          <w:tcPr>
            <w:tcBorders>
              <w:top w:color="000000" w:space="0" w:sz="4" w:val="single"/>
            </w:tcBorders>
          </w:tcPr>
          <w:p w:rsidR="00000000" w:rsidDel="00000000" w:rsidP="00000000" w:rsidRDefault="00000000" w:rsidRPr="00000000" w14:paraId="000000CD">
            <w:pPr>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c</w:t>
            </w:r>
          </w:p>
        </w:tc>
        <w:tc>
          <w:tcPr>
            <w:tcBorders>
              <w:top w:color="000000" w:space="0" w:sz="4" w:val="single"/>
            </w:tcBorders>
          </w:tcPr>
          <w:p w:rsidR="00000000" w:rsidDel="00000000" w:rsidP="00000000" w:rsidRDefault="00000000" w:rsidRPr="00000000" w14:paraId="000000CE">
            <w:pPr>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d</w:t>
            </w:r>
          </w:p>
        </w:tc>
        <w:tc>
          <w:tcPr>
            <w:tcBorders>
              <w:top w:color="000000" w:space="0" w:sz="4" w:val="single"/>
            </w:tcBorders>
          </w:tcPr>
          <w:p w:rsidR="00000000" w:rsidDel="00000000" w:rsidP="00000000" w:rsidRDefault="00000000" w:rsidRPr="00000000" w14:paraId="000000CF">
            <w:pPr>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e</w:t>
            </w:r>
          </w:p>
        </w:tc>
        <w:tc>
          <w:tcPr>
            <w:tcBorders>
              <w:top w:color="000000" w:space="0" w:sz="4" w:val="single"/>
            </w:tcBorders>
          </w:tcPr>
          <w:p w:rsidR="00000000" w:rsidDel="00000000" w:rsidP="00000000" w:rsidRDefault="00000000" w:rsidRPr="00000000" w14:paraId="000000D0">
            <w:pPr>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f</w:t>
            </w:r>
          </w:p>
        </w:tc>
        <w:tc>
          <w:tcPr>
            <w:tcBorders>
              <w:top w:color="000000" w:space="0" w:sz="4" w:val="single"/>
            </w:tcBorders>
          </w:tcPr>
          <w:p w:rsidR="00000000" w:rsidDel="00000000" w:rsidP="00000000" w:rsidRDefault="00000000" w:rsidRPr="00000000" w14:paraId="000000D1">
            <w:pPr>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g</w:t>
            </w:r>
          </w:p>
        </w:tc>
      </w:tr>
      <w:tr>
        <w:trPr>
          <w:cantSplit w:val="0"/>
          <w:trHeight w:val="343.974609375" w:hRule="atLeast"/>
          <w:tblHeader w:val="0"/>
        </w:trPr>
        <w:tc>
          <w:tcPr>
            <w:tcBorders>
              <w:bottom w:color="000000" w:space="0" w:sz="4" w:val="single"/>
            </w:tcBorders>
          </w:tcPr>
          <w:p w:rsidR="00000000" w:rsidDel="00000000" w:rsidP="00000000" w:rsidRDefault="00000000" w:rsidRPr="00000000" w14:paraId="000000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Profit</w:t>
            </w:r>
          </w:p>
        </w:tc>
        <w:tc>
          <w:tcPr>
            <w:tcBorders>
              <w:bottom w:color="000000" w:space="0" w:sz="4" w:val="single"/>
            </w:tcBorders>
          </w:tcPr>
          <w:p w:rsidR="00000000" w:rsidDel="00000000" w:rsidP="00000000" w:rsidRDefault="00000000" w:rsidRPr="00000000" w14:paraId="000000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bottom w:color="000000" w:space="0" w:sz="4" w:val="single"/>
            </w:tcBorders>
          </w:tcPr>
          <w:p w:rsidR="00000000" w:rsidDel="00000000" w:rsidP="00000000" w:rsidRDefault="00000000" w:rsidRPr="00000000" w14:paraId="000000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bottom w:color="000000" w:space="0" w:sz="4" w:val="single"/>
            </w:tcBorders>
          </w:tcPr>
          <w:p w:rsidR="00000000" w:rsidDel="00000000" w:rsidP="00000000" w:rsidRDefault="00000000" w:rsidRPr="00000000" w14:paraId="000000D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bottom w:color="000000" w:space="0" w:sz="4" w:val="single"/>
            </w:tcBorders>
          </w:tcPr>
          <w:p w:rsidR="00000000" w:rsidDel="00000000" w:rsidP="00000000" w:rsidRDefault="00000000" w:rsidRPr="00000000" w14:paraId="000000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bottom w:color="000000" w:space="0" w:sz="4" w:val="single"/>
            </w:tcBorders>
          </w:tcPr>
          <w:p w:rsidR="00000000" w:rsidDel="00000000" w:rsidP="00000000" w:rsidRDefault="00000000" w:rsidRPr="00000000" w14:paraId="000000D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bottom w:color="000000" w:space="0" w:sz="4" w:val="single"/>
            </w:tcBorders>
          </w:tcPr>
          <w:p w:rsidR="00000000" w:rsidDel="00000000" w:rsidP="00000000" w:rsidRDefault="00000000" w:rsidRPr="00000000" w14:paraId="000000D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bottom w:color="000000" w:space="0" w:sz="4" w:val="single"/>
            </w:tcBorders>
          </w:tcPr>
          <w:p w:rsidR="00000000" w:rsidDel="00000000" w:rsidP="00000000" w:rsidRDefault="00000000" w:rsidRPr="00000000" w14:paraId="000000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r>
    </w:tbl>
    <w:p w:rsidR="00000000" w:rsidDel="00000000" w:rsidP="00000000" w:rsidRDefault="00000000" w:rsidRPr="00000000" w14:paraId="000000DA">
      <w:pPr>
        <w:spacing w:after="160" w:line="259"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B">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Định nghĩa 2:</w:t>
      </w:r>
      <w:r w:rsidDel="00000000" w:rsidR="00000000" w:rsidRPr="00000000">
        <w:rPr>
          <w:rFonts w:ascii="Times New Roman" w:cs="Times New Roman" w:eastAsia="Times New Roman" w:hAnsi="Times New Roman"/>
          <w:sz w:val="26"/>
          <w:szCs w:val="26"/>
          <w:rtl w:val="0"/>
        </w:rPr>
        <w:t xml:space="preserve"> Tập mục tiện ích cao (HUI) </w:t>
      </w:r>
    </w:p>
    <w:p w:rsidR="00000000" w:rsidDel="00000000" w:rsidP="00000000" w:rsidRDefault="00000000" w:rsidRPr="00000000" w14:paraId="000000DC">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w:t>
      </w:r>
      <w:r w:rsidDel="00000000" w:rsidR="00000000" w:rsidRPr="00000000">
        <w:rPr>
          <w:rFonts w:ascii="Times New Roman" w:cs="Times New Roman" w:eastAsia="Times New Roman" w:hAnsi="Times New Roman"/>
          <w:i w:val="1"/>
          <w:sz w:val="26"/>
          <w:szCs w:val="26"/>
          <w:rtl w:val="0"/>
        </w:rPr>
        <w:t xml:space="preserve">minutil</w:t>
      </w:r>
      <w:r w:rsidDel="00000000" w:rsidR="00000000" w:rsidRPr="00000000">
        <w:rPr>
          <w:rFonts w:ascii="Times New Roman" w:cs="Times New Roman" w:eastAsia="Times New Roman" w:hAnsi="Times New Roman"/>
          <w:sz w:val="26"/>
          <w:szCs w:val="26"/>
          <w:rtl w:val="0"/>
        </w:rPr>
        <w:t xml:space="preserve"> là ngưỡng do người dùng chỉ định với giá trị dương. Nếu tiện ích </w:t>
      </w:r>
      <w:r w:rsidDel="00000000" w:rsidR="00000000" w:rsidRPr="00000000">
        <w:rPr>
          <w:rFonts w:ascii="Times New Roman" w:cs="Times New Roman" w:eastAsia="Times New Roman" w:hAnsi="Times New Roman"/>
          <w:i w:val="1"/>
          <w:sz w:val="26"/>
          <w:szCs w:val="26"/>
          <w:rtl w:val="0"/>
        </w:rPr>
        <w:t xml:space="preserve">u(X)</w:t>
      </w:r>
      <w:r w:rsidDel="00000000" w:rsidR="00000000" w:rsidRPr="00000000">
        <w:rPr>
          <w:rFonts w:ascii="Times New Roman" w:cs="Times New Roman" w:eastAsia="Times New Roman" w:hAnsi="Times New Roman"/>
          <w:sz w:val="26"/>
          <w:szCs w:val="26"/>
          <w:rtl w:val="0"/>
        </w:rPr>
        <w:t xml:space="preserve"> không nhỏ hơn </w:t>
      </w:r>
      <w:r w:rsidDel="00000000" w:rsidR="00000000" w:rsidRPr="00000000">
        <w:rPr>
          <w:rFonts w:ascii="Times New Roman" w:cs="Times New Roman" w:eastAsia="Times New Roman" w:hAnsi="Times New Roman"/>
          <w:i w:val="1"/>
          <w:sz w:val="26"/>
          <w:szCs w:val="26"/>
          <w:rtl w:val="0"/>
        </w:rPr>
        <w:t xml:space="preserve">minutil</w:t>
      </w:r>
      <w:r w:rsidDel="00000000" w:rsidR="00000000" w:rsidRPr="00000000">
        <w:rPr>
          <w:rFonts w:ascii="Times New Roman" w:cs="Times New Roman" w:eastAsia="Times New Roman" w:hAnsi="Times New Roman"/>
          <w:sz w:val="26"/>
          <w:szCs w:val="26"/>
          <w:rtl w:val="0"/>
        </w:rPr>
        <w:t xml:space="preserve">, thì </w:t>
      </w:r>
      <w:r w:rsidDel="00000000" w:rsidR="00000000" w:rsidRPr="00000000">
        <w:rPr>
          <w:rFonts w:ascii="Times New Roman" w:cs="Times New Roman" w:eastAsia="Times New Roman" w:hAnsi="Times New Roman"/>
          <w:i w:val="1"/>
          <w:sz w:val="26"/>
          <w:szCs w:val="26"/>
          <w:rtl w:val="0"/>
        </w:rPr>
        <w:t xml:space="preserve">X</w:t>
      </w:r>
      <w:r w:rsidDel="00000000" w:rsidR="00000000" w:rsidRPr="00000000">
        <w:rPr>
          <w:rFonts w:ascii="Times New Roman" w:cs="Times New Roman" w:eastAsia="Times New Roman" w:hAnsi="Times New Roman"/>
          <w:sz w:val="26"/>
          <w:szCs w:val="26"/>
          <w:rtl w:val="0"/>
        </w:rPr>
        <w:t xml:space="preserve"> là tập mục tiện ích cao (HUI); nếu không, thì đó là tập mục tiện ích thấp. </w:t>
      </w:r>
    </w:p>
    <w:p w:rsidR="00000000" w:rsidDel="00000000" w:rsidP="00000000" w:rsidRDefault="00000000" w:rsidRPr="00000000" w14:paraId="000000DD">
      <w:pPr>
        <w:spacing w:after="160" w:line="259" w:lineRule="auto"/>
        <w:ind w:firstLine="284"/>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nếu </w:t>
      </w:r>
      <w:r w:rsidDel="00000000" w:rsidR="00000000" w:rsidRPr="00000000">
        <w:rPr>
          <w:rFonts w:ascii="Times New Roman" w:cs="Times New Roman" w:eastAsia="Times New Roman" w:hAnsi="Times New Roman"/>
          <w:i w:val="1"/>
          <w:sz w:val="26"/>
          <w:szCs w:val="26"/>
          <w:rtl w:val="0"/>
        </w:rPr>
        <w:t xml:space="preserve">minutil</w:t>
      </w:r>
      <w:r w:rsidDel="00000000" w:rsidR="00000000" w:rsidRPr="00000000">
        <w:rPr>
          <w:rFonts w:ascii="Times New Roman" w:cs="Times New Roman" w:eastAsia="Times New Roman" w:hAnsi="Times New Roman"/>
          <w:sz w:val="26"/>
          <w:szCs w:val="26"/>
          <w:rtl w:val="0"/>
        </w:rPr>
        <w:t xml:space="preserve"> = 32, thì HUI trong cơ sở dữ liệu mẫu là {</w:t>
      </w:r>
      <w:r w:rsidDel="00000000" w:rsidR="00000000" w:rsidRPr="00000000">
        <w:rPr>
          <w:rFonts w:ascii="Times New Roman" w:cs="Times New Roman" w:eastAsia="Times New Roman" w:hAnsi="Times New Roman"/>
          <w:i w:val="1"/>
          <w:sz w:val="26"/>
          <w:szCs w:val="26"/>
          <w:rtl w:val="0"/>
        </w:rPr>
        <w:t xml:space="preserve">b, c, d</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sz w:val="26"/>
          <w:szCs w:val="26"/>
          <w:rtl w:val="0"/>
        </w:rPr>
        <w:t xml:space="preserve">b, d, e</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i w:val="1"/>
          <w:sz w:val="26"/>
          <w:szCs w:val="26"/>
          <w:rtl w:val="0"/>
        </w:rPr>
        <w:t xml:space="preserve">b, c, d, e</w:t>
      </w:r>
      <w:r w:rsidDel="00000000" w:rsidR="00000000" w:rsidRPr="00000000">
        <w:rPr>
          <w:rFonts w:ascii="Times New Roman" w:cs="Times New Roman" w:eastAsia="Times New Roman" w:hAnsi="Times New Roman"/>
          <w:sz w:val="26"/>
          <w:szCs w:val="26"/>
          <w:rtl w:val="0"/>
        </w:rPr>
        <w:t xml:space="preserve">} với tiện ích tương ứng là 34, 36 và 40.</w:t>
      </w:r>
    </w:p>
    <w:p w:rsidR="00000000" w:rsidDel="00000000" w:rsidP="00000000" w:rsidRDefault="00000000" w:rsidRPr="00000000" w14:paraId="000000DE">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Định nghĩa 3</w:t>
      </w:r>
      <w:r w:rsidDel="00000000" w:rsidR="00000000" w:rsidRPr="00000000">
        <w:rPr>
          <w:rFonts w:ascii="Times New Roman" w:cs="Times New Roman" w:eastAsia="Times New Roman" w:hAnsi="Times New Roman"/>
          <w:sz w:val="26"/>
          <w:szCs w:val="26"/>
          <w:rtl w:val="0"/>
        </w:rPr>
        <w:t xml:space="preserve">: Tiện ích giao dịch (TU) và TWU</w:t>
      </w:r>
    </w:p>
    <w:p w:rsidR="00000000" w:rsidDel="00000000" w:rsidP="00000000" w:rsidRDefault="00000000" w:rsidRPr="00000000" w14:paraId="000000DF">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 sử </w:t>
      </w: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T</m:t>
            </m:r>
          </m:e>
          <m:sub>
            <m:r>
              <w:rPr>
                <w:rFonts w:ascii="Cambria Math" w:cs="Cambria Math" w:eastAsia="Cambria Math" w:hAnsi="Cambria Math"/>
                <w:sz w:val="26"/>
                <w:szCs w:val="26"/>
              </w:rPr>
              <m:t xml:space="preserve">j</m:t>
            </m:r>
          </m:sub>
        </m:sSub>
      </m:oMath>
      <w:r w:rsidDel="00000000" w:rsidR="00000000" w:rsidRPr="00000000">
        <w:rPr>
          <w:rFonts w:ascii="Times New Roman" w:cs="Times New Roman" w:eastAsia="Times New Roman" w:hAnsi="Times New Roman"/>
          <w:sz w:val="26"/>
          <w:szCs w:val="26"/>
          <w:rtl w:val="0"/>
        </w:rPr>
        <w:t xml:space="preserve"> là một giao dịch và x là một mục. Tiện ích giao dịch của </w:t>
      </w: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T</m:t>
            </m:r>
          </m:e>
          <m:sub>
            <m:r>
              <w:rPr>
                <w:rFonts w:ascii="Cambria Math" w:cs="Cambria Math" w:eastAsia="Cambria Math" w:hAnsi="Cambria Math"/>
                <w:sz w:val="26"/>
                <w:szCs w:val="26"/>
              </w:rPr>
              <m:t xml:space="preserve">j</m:t>
            </m:r>
          </m:sub>
        </m:sSub>
      </m:oMath>
      <w:r w:rsidDel="00000000" w:rsidR="00000000" w:rsidRPr="00000000">
        <w:rPr>
          <w:rFonts w:ascii="Times New Roman" w:cs="Times New Roman" w:eastAsia="Times New Roman" w:hAnsi="Times New Roman"/>
          <w:sz w:val="26"/>
          <w:szCs w:val="26"/>
          <w:rtl w:val="0"/>
        </w:rPr>
        <w:t xml:space="preserve"> là </w:t>
      </w:r>
      <w:r w:rsidDel="00000000" w:rsidR="00000000" w:rsidRPr="00000000">
        <w:rPr>
          <w:rFonts w:ascii="Times New Roman" w:cs="Times New Roman" w:eastAsia="Times New Roman" w:hAnsi="Times New Roman"/>
          <w:i w:val="1"/>
          <w:sz w:val="26"/>
          <w:szCs w:val="26"/>
          <w:rtl w:val="0"/>
        </w:rPr>
        <w:t xml:space="preserve">TU(</w:t>
      </w: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T</m:t>
            </m:r>
          </m:e>
          <m:sub>
            <m:r>
              <w:rPr>
                <w:rFonts w:ascii="Cambria Math" w:cs="Cambria Math" w:eastAsia="Cambria Math" w:hAnsi="Cambria Math"/>
                <w:sz w:val="26"/>
                <w:szCs w:val="26"/>
              </w:rPr>
              <m:t xml:space="preserve">j</m:t>
            </m:r>
          </m:sub>
        </m:sSub>
      </m:oMath>
      <w:r w:rsidDel="00000000" w:rsidR="00000000" w:rsidRPr="00000000">
        <w:rPr>
          <w:rFonts w:ascii="Times New Roman" w:cs="Times New Roman" w:eastAsia="Times New Roman" w:hAnsi="Times New Roman"/>
          <w:i w:val="1"/>
          <w:sz w:val="26"/>
          <w:szCs w:val="26"/>
          <w:rtl w:val="0"/>
        </w:rPr>
        <w:t xml:space="preserve">) =</w:t>
      </w: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 Σ</m:t>
            </m:r>
          </m:e>
          <m:sub>
            <m:r>
              <w:rPr>
                <w:rFonts w:ascii="Cambria Math" w:cs="Cambria Math" w:eastAsia="Cambria Math" w:hAnsi="Cambria Math"/>
                <w:sz w:val="26"/>
                <w:szCs w:val="26"/>
              </w:rPr>
              <m:t xml:space="preserve">x∈</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T</m:t>
                </m:r>
              </m:e>
              <m:sub>
                <m:r>
                  <w:rPr>
                    <w:rFonts w:ascii="Cambria Math" w:cs="Cambria Math" w:eastAsia="Cambria Math" w:hAnsi="Cambria Math"/>
                    <w:sz w:val="26"/>
                    <w:szCs w:val="26"/>
                  </w:rPr>
                  <m:t xml:space="preserve">j</m:t>
                </m:r>
              </m:sub>
            </m:sSub>
          </m:sub>
        </m:sSub>
        <m:r>
          <w:rPr>
            <w:rFonts w:ascii="Cambria Math" w:cs="Cambria Math" w:eastAsia="Cambria Math" w:hAnsi="Cambria Math"/>
            <w:sz w:val="26"/>
            <w:szCs w:val="26"/>
          </w:rPr>
          <m:t xml:space="preserve">u</m:t>
        </m:r>
        <m:d>
          <m:dPr>
            <m:begChr m:val="("/>
            <m:endChr m:val=")"/>
            <m:ctrlPr>
              <w:rPr>
                <w:rFonts w:ascii="Cambria Math" w:cs="Cambria Math" w:eastAsia="Cambria Math" w:hAnsi="Cambria Math"/>
                <w:sz w:val="26"/>
                <w:szCs w:val="26"/>
              </w:rPr>
            </m:ctrlPr>
          </m:dPr>
          <m:e>
            <m:r>
              <w:rPr>
                <w:rFonts w:ascii="Cambria Math" w:cs="Cambria Math" w:eastAsia="Cambria Math" w:hAnsi="Cambria Math"/>
                <w:sz w:val="26"/>
                <w:szCs w:val="26"/>
              </w:rPr>
              <m:t xml:space="preserve">x,</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T</m:t>
                </m:r>
              </m:e>
              <m:sub>
                <m:r>
                  <w:rPr>
                    <w:rFonts w:ascii="Cambria Math" w:cs="Cambria Math" w:eastAsia="Cambria Math" w:hAnsi="Cambria Math"/>
                    <w:sz w:val="26"/>
                    <w:szCs w:val="26"/>
                  </w:rPr>
                  <m:t xml:space="preserve">j</m:t>
                </m:r>
              </m:sub>
            </m:sSub>
          </m:e>
        </m:d>
      </m:oMath>
      <w:r w:rsidDel="00000000" w:rsidR="00000000" w:rsidRPr="00000000">
        <w:rPr>
          <w:rFonts w:ascii="Times New Roman" w:cs="Times New Roman" w:eastAsia="Times New Roman" w:hAnsi="Times New Roman"/>
          <w:i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TWU của x là </w:t>
      </w:r>
      <m:oMath>
        <m:r>
          <w:rPr>
            <w:rFonts w:ascii="Cambria Math" w:cs="Cambria Math" w:eastAsia="Cambria Math" w:hAnsi="Cambria Math"/>
            <w:sz w:val="26"/>
            <w:szCs w:val="26"/>
          </w:rPr>
          <m:t xml:space="preserve">TWU</m:t>
        </m:r>
        <m:d>
          <m:dPr>
            <m:begChr m:val="("/>
            <m:endChr m:val=")"/>
            <m:ctrlPr>
              <w:rPr>
                <w:rFonts w:ascii="Cambria Math" w:cs="Cambria Math" w:eastAsia="Cambria Math" w:hAnsi="Cambria Math"/>
                <w:sz w:val="26"/>
                <w:szCs w:val="26"/>
              </w:rPr>
            </m:ctrlPr>
          </m:dPr>
          <m:e>
            <m:r>
              <w:rPr>
                <w:rFonts w:ascii="Cambria Math" w:cs="Cambria Math" w:eastAsia="Cambria Math" w:hAnsi="Cambria Math"/>
                <w:sz w:val="26"/>
                <w:szCs w:val="26"/>
              </w:rPr>
              <m:t xml:space="preserve">x</m:t>
            </m:r>
          </m:e>
        </m:d>
        <m:r>
          <w:rPr>
            <w:rFonts w:ascii="Cambria Math" w:cs="Cambria Math" w:eastAsia="Cambria Math" w:hAnsi="Cambria Math"/>
            <w:sz w:val="26"/>
            <w:szCs w:val="26"/>
          </w:rPr>
          <m:t xml:space="preserve">= </m:t>
        </m:r>
        <m:nary>
          <m:naryPr>
            <m:chr m:val="∑"/>
            <m:ctrlPr>
              <w:rPr>
                <w:rFonts w:ascii="Cambria Math" w:cs="Cambria Math" w:eastAsia="Cambria Math" w:hAnsi="Cambria Math"/>
                <w:sz w:val="26"/>
                <w:szCs w:val="26"/>
              </w:rPr>
            </m:ctrlPr>
          </m:naryPr>
          <m:sub>
            <m:d>
              <m:dPr>
                <m:begChr m:val="{"/>
                <m:endChr m:val="}"/>
                <m:ctrlPr>
                  <w:rPr>
                    <w:rFonts w:ascii="Cambria Math" w:cs="Cambria Math" w:eastAsia="Cambria Math" w:hAnsi="Cambria Math"/>
                    <w:sz w:val="26"/>
                    <w:szCs w:val="26"/>
                  </w:rPr>
                </m:ctrlPr>
              </m:dPr>
              <m:e>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T</m:t>
                    </m:r>
                  </m:e>
                  <m:sub>
                    <m:r>
                      <w:rPr>
                        <w:rFonts w:ascii="Cambria Math" w:cs="Cambria Math" w:eastAsia="Cambria Math" w:hAnsi="Cambria Math"/>
                        <w:sz w:val="26"/>
                        <w:szCs w:val="26"/>
                      </w:rPr>
                      <m:t xml:space="preserve">j</m:t>
                    </m:r>
                  </m:sub>
                </m:sSub>
                <m:r>
                  <w:rPr>
                    <w:rFonts w:ascii="Cambria Math" w:cs="Cambria Math" w:eastAsia="Cambria Math" w:hAnsi="Cambria Math"/>
                    <w:sz w:val="26"/>
                    <w:szCs w:val="26"/>
                  </w:rPr>
                  <m:t xml:space="preserve">∈g</m:t>
                </m:r>
                <m:d>
                  <m:dPr>
                    <m:begChr m:val="("/>
                    <m:endChr m:val=")"/>
                    <m:ctrlPr>
                      <w:rPr>
                        <w:rFonts w:ascii="Cambria Math" w:cs="Cambria Math" w:eastAsia="Cambria Math" w:hAnsi="Cambria Math"/>
                        <w:sz w:val="26"/>
                        <w:szCs w:val="26"/>
                      </w:rPr>
                    </m:ctrlPr>
                  </m:dPr>
                  <m:e>
                    <m:r>
                      <w:rPr>
                        <w:rFonts w:ascii="Cambria Math" w:cs="Cambria Math" w:eastAsia="Cambria Math" w:hAnsi="Cambria Math"/>
                        <w:sz w:val="26"/>
                        <w:szCs w:val="26"/>
                      </w:rPr>
                      <m:t xml:space="preserve">x</m:t>
                    </m:r>
                  </m:e>
                </m:d>
              </m:e>
            </m:d>
          </m:sub>
          <m:sup/>
        </m:nary>
        <m:r>
          <w:rPr>
            <w:rFonts w:ascii="Cambria Math" w:cs="Cambria Math" w:eastAsia="Cambria Math" w:hAnsi="Cambria Math"/>
            <w:sz w:val="26"/>
            <w:szCs w:val="26"/>
          </w:rPr>
          <m:t xml:space="preserve">TU</m:t>
        </m:r>
        <m:d>
          <m:dPr>
            <m:begChr m:val="("/>
            <m:endChr m:val=")"/>
            <m:ctrlPr>
              <w:rPr>
                <w:rFonts w:ascii="Cambria Math" w:cs="Cambria Math" w:eastAsia="Cambria Math" w:hAnsi="Cambria Math"/>
                <w:sz w:val="26"/>
                <w:szCs w:val="26"/>
              </w:rPr>
            </m:ctrlPr>
          </m:dPr>
          <m:e>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T</m:t>
                </m:r>
              </m:e>
              <m:sub>
                <m:r>
                  <w:rPr>
                    <w:rFonts w:ascii="Cambria Math" w:cs="Cambria Math" w:eastAsia="Cambria Math" w:hAnsi="Cambria Math"/>
                    <w:sz w:val="26"/>
                    <w:szCs w:val="26"/>
                  </w:rPr>
                  <m:t xml:space="preserve">j</m:t>
                </m:r>
              </m:sub>
            </m:sSub>
          </m:e>
        </m:d>
      </m:oMath>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E0">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TWU của mục a là </w:t>
      </w:r>
      <w:r w:rsidDel="00000000" w:rsidR="00000000" w:rsidRPr="00000000">
        <w:rPr>
          <w:rFonts w:ascii="Times New Roman" w:cs="Times New Roman" w:eastAsia="Times New Roman" w:hAnsi="Times New Roman"/>
          <w:i w:val="1"/>
          <w:sz w:val="26"/>
          <w:szCs w:val="26"/>
          <w:rtl w:val="0"/>
        </w:rPr>
        <w:t xml:space="preserve">TWU </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i w:val="1"/>
          <w:sz w:val="26"/>
          <w:szCs w:val="26"/>
          <w:rtl w:val="0"/>
        </w:rPr>
        <w:t xml:space="preserve">a</w:t>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i w:val="1"/>
          <w:sz w:val="26"/>
          <w:szCs w:val="26"/>
          <w:rtl w:val="0"/>
        </w:rPr>
        <w:t xml:space="preserve">TU</w:t>
      </w:r>
      <w:r w:rsidDel="00000000" w:rsidR="00000000" w:rsidRPr="00000000">
        <w:rPr>
          <w:rFonts w:ascii="Times New Roman" w:cs="Times New Roman" w:eastAsia="Times New Roman" w:hAnsi="Times New Roman"/>
          <w:sz w:val="26"/>
          <w:szCs w:val="26"/>
          <w:rtl w:val="0"/>
        </w:rPr>
        <w:t xml:space="preserve">[</w:t>
      </w: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T</m:t>
            </m:r>
          </m:e>
          <m:sub>
            <m:r>
              <w:rPr>
                <w:rFonts w:ascii="Cambria Math" w:cs="Cambria Math" w:eastAsia="Cambria Math" w:hAnsi="Cambria Math"/>
                <w:sz w:val="26"/>
                <w:szCs w:val="26"/>
              </w:rPr>
              <m:t xml:space="preserve">1</m:t>
            </m:r>
          </m:sub>
        </m:sSub>
      </m:oMath>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i w:val="1"/>
          <w:sz w:val="26"/>
          <w:szCs w:val="26"/>
          <w:rtl w:val="0"/>
        </w:rPr>
        <w:t xml:space="preserve">TU</w:t>
      </w:r>
      <w:r w:rsidDel="00000000" w:rsidR="00000000" w:rsidRPr="00000000">
        <w:rPr>
          <w:rFonts w:ascii="Times New Roman" w:cs="Times New Roman" w:eastAsia="Times New Roman" w:hAnsi="Times New Roman"/>
          <w:sz w:val="26"/>
          <w:szCs w:val="26"/>
          <w:rtl w:val="0"/>
        </w:rPr>
        <w:t xml:space="preserve">[</w:t>
      </w: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T</m:t>
            </m:r>
          </m:e>
          <m:sub>
            <m:r>
              <w:rPr>
                <w:rFonts w:ascii="Cambria Math" w:cs="Cambria Math" w:eastAsia="Cambria Math" w:hAnsi="Cambria Math"/>
                <w:sz w:val="26"/>
                <w:szCs w:val="26"/>
              </w:rPr>
              <m:t xml:space="preserve">2</m:t>
            </m:r>
          </m:sub>
        </m:sSub>
      </m:oMath>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i w:val="1"/>
          <w:sz w:val="26"/>
          <w:szCs w:val="26"/>
          <w:rtl w:val="0"/>
        </w:rPr>
        <w:t xml:space="preserve">TU</w:t>
      </w:r>
      <w:r w:rsidDel="00000000" w:rsidR="00000000" w:rsidRPr="00000000">
        <w:rPr>
          <w:rFonts w:ascii="Times New Roman" w:cs="Times New Roman" w:eastAsia="Times New Roman" w:hAnsi="Times New Roman"/>
          <w:sz w:val="26"/>
          <w:szCs w:val="26"/>
          <w:rtl w:val="0"/>
        </w:rPr>
        <w:t xml:space="preserve">[</w:t>
      </w: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T</m:t>
            </m:r>
          </m:e>
          <m:sub>
            <m:r>
              <w:rPr>
                <w:rFonts w:ascii="Cambria Math" w:cs="Cambria Math" w:eastAsia="Cambria Math" w:hAnsi="Cambria Math"/>
                <w:sz w:val="26"/>
                <w:szCs w:val="26"/>
              </w:rPr>
              <m:t xml:space="preserve">3</m:t>
            </m:r>
          </m:sub>
        </m:sSub>
      </m:oMath>
      <w:r w:rsidDel="00000000" w:rsidR="00000000" w:rsidRPr="00000000">
        <w:rPr>
          <w:rFonts w:ascii="Times New Roman" w:cs="Times New Roman" w:eastAsia="Times New Roman" w:hAnsi="Times New Roman"/>
          <w:sz w:val="26"/>
          <w:szCs w:val="26"/>
          <w:rtl w:val="0"/>
        </w:rPr>
        <w:t xml:space="preserve">] = 5 + 1 + 2 + 10 + 6 + 6 + 5 + 5 + 4 + 1 + 12 + 3 + 5 = 65. Trong cơ sở dữ liệu giao dịch mẫu, TWU của tất cả các mục được hiển thị trong Bảng 3.</w:t>
      </w:r>
    </w:p>
    <w:p w:rsidR="00000000" w:rsidDel="00000000" w:rsidP="00000000" w:rsidRDefault="00000000" w:rsidRPr="00000000" w14:paraId="000000E1">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Thuộc tính 1</w:t>
      </w:r>
      <w:r w:rsidDel="00000000" w:rsidR="00000000" w:rsidRPr="00000000">
        <w:rPr>
          <w:rFonts w:ascii="Times New Roman" w:cs="Times New Roman" w:eastAsia="Times New Roman" w:hAnsi="Times New Roman"/>
          <w:sz w:val="26"/>
          <w:szCs w:val="26"/>
          <w:rtl w:val="0"/>
        </w:rPr>
        <w:t xml:space="preserve">: Cắt tỉa không gian tìm kiếm bằng TWU</w:t>
      </w:r>
    </w:p>
    <w:p w:rsidR="00000000" w:rsidDel="00000000" w:rsidP="00000000" w:rsidRDefault="00000000" w:rsidRPr="00000000" w14:paraId="000000E2">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Tập mục X và tất cả các siêu tập của nó là các tập mục có tiện ích thấp nếu </w:t>
      </w:r>
      <w:r w:rsidDel="00000000" w:rsidR="00000000" w:rsidRPr="00000000">
        <w:rPr>
          <w:rFonts w:ascii="Times New Roman" w:cs="Times New Roman" w:eastAsia="Times New Roman" w:hAnsi="Times New Roman"/>
          <w:i w:val="1"/>
          <w:sz w:val="26"/>
          <w:szCs w:val="26"/>
          <w:rtl w:val="0"/>
        </w:rPr>
        <w:t xml:space="preserve">TWU</w:t>
      </w:r>
      <w:r w:rsidDel="00000000" w:rsidR="00000000" w:rsidRPr="00000000">
        <w:rPr>
          <w:rFonts w:ascii="Times New Roman" w:cs="Times New Roman" w:eastAsia="Times New Roman" w:hAnsi="Times New Roman"/>
          <w:sz w:val="26"/>
          <w:szCs w:val="26"/>
          <w:rtl w:val="0"/>
        </w:rPr>
        <w:t xml:space="preserve"> (X) nhỏ hơn </w:t>
      </w:r>
      <w:r w:rsidDel="00000000" w:rsidR="00000000" w:rsidRPr="00000000">
        <w:rPr>
          <w:rFonts w:ascii="Times New Roman" w:cs="Times New Roman" w:eastAsia="Times New Roman" w:hAnsi="Times New Roman"/>
          <w:i w:val="1"/>
          <w:sz w:val="26"/>
          <w:szCs w:val="26"/>
          <w:rtl w:val="0"/>
        </w:rPr>
        <w:t xml:space="preserve">minutil</w:t>
      </w:r>
      <w:r w:rsidDel="00000000" w:rsidR="00000000" w:rsidRPr="00000000">
        <w:rPr>
          <w:rFonts w:ascii="Times New Roman" w:cs="Times New Roman" w:eastAsia="Times New Roman" w:hAnsi="Times New Roman"/>
          <w:sz w:val="26"/>
          <w:szCs w:val="26"/>
          <w:rtl w:val="0"/>
        </w:rPr>
        <w:t xml:space="preserve"> [33].</w:t>
      </w:r>
    </w:p>
    <w:p w:rsidR="00000000" w:rsidDel="00000000" w:rsidP="00000000" w:rsidRDefault="00000000" w:rsidRPr="00000000" w14:paraId="000000E3">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Định nghĩa 4</w:t>
      </w:r>
      <w:r w:rsidDel="00000000" w:rsidR="00000000" w:rsidRPr="00000000">
        <w:rPr>
          <w:rFonts w:ascii="Times New Roman" w:cs="Times New Roman" w:eastAsia="Times New Roman" w:hAnsi="Times New Roman"/>
          <w:sz w:val="26"/>
          <w:szCs w:val="26"/>
          <w:rtl w:val="0"/>
        </w:rPr>
        <w:t xml:space="preserve">: Tiện ích còn lại (Remaining utility)</w:t>
        <w:br w:type="textWrapping"/>
        <w:t xml:space="preserve">Giả sử có một tập mục </w:t>
      </w:r>
      <w:r w:rsidDel="00000000" w:rsidR="00000000" w:rsidRPr="00000000">
        <w:rPr>
          <w:rFonts w:ascii="Times New Roman" w:cs="Times New Roman" w:eastAsia="Times New Roman" w:hAnsi="Times New Roman"/>
          <w:i w:val="1"/>
          <w:sz w:val="26"/>
          <w:szCs w:val="26"/>
          <w:rtl w:val="0"/>
        </w:rPr>
        <w:t xml:space="preserve">X</w:t>
      </w:r>
      <w:r w:rsidDel="00000000" w:rsidR="00000000" w:rsidRPr="00000000">
        <w:rPr>
          <w:rFonts w:ascii="Times New Roman" w:cs="Times New Roman" w:eastAsia="Times New Roman" w:hAnsi="Times New Roman"/>
          <w:sz w:val="26"/>
          <w:szCs w:val="26"/>
          <w:rtl w:val="0"/>
        </w:rPr>
        <w:t xml:space="preserve">, một giao dịch </w:t>
      </w: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T</m:t>
            </m:r>
          </m:e>
          <m:sub>
            <m:r>
              <w:rPr>
                <w:rFonts w:ascii="Cambria Math" w:cs="Cambria Math" w:eastAsia="Cambria Math" w:hAnsi="Cambria Math"/>
                <w:sz w:val="26"/>
                <w:szCs w:val="26"/>
              </w:rPr>
              <m:t xml:space="preserve">j</m:t>
            </m:r>
          </m:sub>
        </m:sSub>
      </m:oMath>
      <w:r w:rsidDel="00000000" w:rsidR="00000000" w:rsidRPr="00000000">
        <w:rPr>
          <w:rFonts w:ascii="Times New Roman" w:cs="Times New Roman" w:eastAsia="Times New Roman" w:hAnsi="Times New Roman"/>
          <w:sz w:val="26"/>
          <w:szCs w:val="26"/>
          <w:rtl w:val="0"/>
        </w:rPr>
        <w:t xml:space="preserve"> và một thứ tự tổng thể  trên các mục từ I. Tập hợp tất cả các mục sau X trong </w:t>
      </w: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T</m:t>
            </m:r>
          </m:e>
          <m:sub>
            <m:r>
              <w:rPr>
                <w:rFonts w:ascii="Cambria Math" w:cs="Cambria Math" w:eastAsia="Cambria Math" w:hAnsi="Cambria Math"/>
                <w:sz w:val="26"/>
                <w:szCs w:val="26"/>
              </w:rPr>
              <m:t xml:space="preserve">j</m:t>
            </m:r>
          </m:sub>
        </m:sSub>
      </m:oMath>
      <w:r w:rsidDel="00000000" w:rsidR="00000000" w:rsidRPr="00000000">
        <w:rPr>
          <w:rFonts w:ascii="Times New Roman" w:cs="Times New Roman" w:eastAsia="Times New Roman" w:hAnsi="Times New Roman"/>
          <w:sz w:val="26"/>
          <w:szCs w:val="26"/>
          <w:rtl w:val="0"/>
        </w:rPr>
        <w:t xml:space="preserve"> được ký hiệu là </w:t>
      </w:r>
      <m:oMath>
        <m:r>
          <w:rPr>
            <w:rFonts w:ascii="Cambria Math" w:cs="Cambria Math" w:eastAsia="Cambria Math" w:hAnsi="Cambria Math"/>
            <w:sz w:val="26"/>
            <w:szCs w:val="26"/>
          </w:rPr>
          <m:t xml:space="preserve">{i</m:t>
        </m:r>
        <m:r>
          <w:rPr>
            <w:rFonts w:ascii="Cambria Math" w:cs="Cambria Math" w:eastAsia="Cambria Math" w:hAnsi="Cambria Math"/>
            <w:sz w:val="26"/>
            <w:szCs w:val="26"/>
          </w:rPr>
          <m:t>∈</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T</m:t>
            </m:r>
          </m:e>
          <m:sub>
            <m:r>
              <w:rPr>
                <w:rFonts w:ascii="Cambria Math" w:cs="Cambria Math" w:eastAsia="Cambria Math" w:hAnsi="Cambria Math"/>
                <w:sz w:val="26"/>
                <w:szCs w:val="26"/>
              </w:rPr>
              <m:t xml:space="preserve">j</m:t>
            </m:r>
          </m:sub>
        </m:sSub>
        <m:r>
          <w:rPr>
            <w:rFonts w:ascii="Cambria Math" w:cs="Cambria Math" w:eastAsia="Cambria Math" w:hAnsi="Cambria Math"/>
            <w:sz w:val="26"/>
            <w:szCs w:val="26"/>
          </w:rPr>
          <m:t>∧</m:t>
        </m:r>
        <m:d>
          <m:dPr>
            <m:begChr m:val="("/>
            <m:endChr m:val=")"/>
            <m:ctrlPr>
              <w:rPr>
                <w:rFonts w:ascii="Cambria Math" w:cs="Cambria Math" w:eastAsia="Cambria Math" w:hAnsi="Cambria Math"/>
                <w:sz w:val="26"/>
                <w:szCs w:val="26"/>
              </w:rPr>
            </m:ctrlPr>
          </m:dPr>
          <m:e>
            <m:r>
              <w:rPr>
                <w:rFonts w:ascii="Cambria Math" w:cs="Cambria Math" w:eastAsia="Cambria Math" w:hAnsi="Cambria Math"/>
                <w:sz w:val="26"/>
                <w:szCs w:val="26"/>
              </w:rPr>
              <m:t xml:space="preserve">i&gt;x,</m:t>
            </m:r>
            <m:r>
              <w:rPr>
                <w:rFonts w:ascii="Cambria Math" w:cs="Cambria Math" w:eastAsia="Cambria Math" w:hAnsi="Cambria Math"/>
                <w:sz w:val="26"/>
                <w:szCs w:val="26"/>
              </w:rPr>
              <m:t>∀</m:t>
            </m:r>
            <m:r>
              <w:rPr>
                <w:rFonts w:ascii="Cambria Math" w:cs="Cambria Math" w:eastAsia="Cambria Math" w:hAnsi="Cambria Math"/>
                <w:sz w:val="26"/>
                <w:szCs w:val="26"/>
              </w:rPr>
              <m:t xml:space="preserve">x</m:t>
            </m:r>
            <m:r>
              <w:rPr>
                <w:rFonts w:ascii="Cambria Math" w:cs="Cambria Math" w:eastAsia="Cambria Math" w:hAnsi="Cambria Math"/>
                <w:sz w:val="26"/>
                <w:szCs w:val="26"/>
              </w:rPr>
              <m:t>∈</m:t>
            </m:r>
            <m:r>
              <w:rPr>
                <w:rFonts w:ascii="Cambria Math" w:cs="Cambria Math" w:eastAsia="Cambria Math" w:hAnsi="Cambria Math"/>
                <w:sz w:val="26"/>
                <w:szCs w:val="26"/>
              </w:rPr>
              <m:t xml:space="preserve">X</m:t>
            </m:r>
          </m:e>
        </m:d>
        <m:r>
          <w:rPr>
            <w:rFonts w:ascii="Cambria Math" w:cs="Cambria Math" w:eastAsia="Cambria Math" w:hAnsi="Cambria Math"/>
            <w:sz w:val="26"/>
            <w:szCs w:val="26"/>
          </w:rPr>
          <m:t xml:space="preserve">}</m:t>
        </m:r>
      </m:oMath>
      <w:r w:rsidDel="00000000" w:rsidR="00000000" w:rsidRPr="00000000">
        <w:rPr>
          <w:rFonts w:ascii="Times New Roman" w:cs="Times New Roman" w:eastAsia="Times New Roman" w:hAnsi="Times New Roman"/>
          <w:sz w:val="26"/>
          <w:szCs w:val="26"/>
          <w:rtl w:val="0"/>
        </w:rPr>
        <w:t xml:space="preserve">. Tiện ích còn lại của X trong </w:t>
      </w: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T</m:t>
            </m:r>
          </m:e>
          <m:sub>
            <m:r>
              <w:rPr>
                <w:rFonts w:ascii="Cambria Math" w:cs="Cambria Math" w:eastAsia="Cambria Math" w:hAnsi="Cambria Math"/>
                <w:sz w:val="26"/>
                <w:szCs w:val="26"/>
              </w:rPr>
              <m:t xml:space="preserve">j</m:t>
            </m:r>
          </m:sub>
        </m:sSub>
        <m:r>
          <w:rPr>
            <w:rFonts w:ascii="Cambria Math" w:cs="Cambria Math" w:eastAsia="Cambria Math" w:hAnsi="Cambria Math"/>
            <w:sz w:val="26"/>
            <w:szCs w:val="26"/>
          </w:rPr>
          <m:t xml:space="preserve"> </m:t>
        </m:r>
      </m:oMath>
      <w:r w:rsidDel="00000000" w:rsidR="00000000" w:rsidRPr="00000000">
        <w:rPr>
          <w:rFonts w:ascii="Times New Roman" w:cs="Times New Roman" w:eastAsia="Times New Roman" w:hAnsi="Times New Roman"/>
          <w:sz w:val="26"/>
          <w:szCs w:val="26"/>
          <w:rtl w:val="0"/>
        </w:rPr>
        <w:t xml:space="preserve">là </w:t>
      </w:r>
      <m:oMath>
        <m:r>
          <w:rPr>
            <w:rFonts w:ascii="Cambria Math" w:cs="Cambria Math" w:eastAsia="Cambria Math" w:hAnsi="Cambria Math"/>
            <w:sz w:val="26"/>
            <w:szCs w:val="26"/>
          </w:rPr>
          <m:t xml:space="preserve">re</m:t>
        </m:r>
        <m:d>
          <m:dPr>
            <m:begChr m:val="("/>
            <m:endChr m:val=")"/>
            <m:ctrlPr>
              <w:rPr>
                <w:rFonts w:ascii="Cambria Math" w:cs="Cambria Math" w:eastAsia="Cambria Math" w:hAnsi="Cambria Math"/>
                <w:sz w:val="26"/>
                <w:szCs w:val="26"/>
              </w:rPr>
            </m:ctrlPr>
          </m:dPr>
          <m:e>
            <m:r>
              <w:rPr>
                <w:rFonts w:ascii="Cambria Math" w:cs="Cambria Math" w:eastAsia="Cambria Math" w:hAnsi="Cambria Math"/>
                <w:sz w:val="26"/>
                <w:szCs w:val="26"/>
              </w:rPr>
              <m:t xml:space="preserve">X,</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T</m:t>
                </m:r>
              </m:e>
              <m:sub>
                <m:r>
                  <w:rPr>
                    <w:rFonts w:ascii="Cambria Math" w:cs="Cambria Math" w:eastAsia="Cambria Math" w:hAnsi="Cambria Math"/>
                    <w:sz w:val="26"/>
                    <w:szCs w:val="26"/>
                  </w:rPr>
                  <m:t xml:space="preserve">j</m:t>
                </m:r>
              </m:sub>
            </m:sSub>
          </m:e>
        </m:d>
        <m:r>
          <w:rPr>
            <w:rFonts w:ascii="Cambria Math" w:cs="Cambria Math" w:eastAsia="Cambria Math" w:hAnsi="Cambria Math"/>
            <w:sz w:val="26"/>
            <w:szCs w:val="26"/>
          </w:rPr>
          <m:t xml:space="preserve">=</m:t>
        </m:r>
        <m:nary>
          <m:naryPr>
            <m:chr m:val="∑"/>
            <m:ctrlPr>
              <w:rPr>
                <w:rFonts w:ascii="Cambria Math" w:cs="Cambria Math" w:eastAsia="Cambria Math" w:hAnsi="Cambria Math"/>
                <w:sz w:val="26"/>
                <w:szCs w:val="26"/>
              </w:rPr>
            </m:ctrlPr>
          </m:naryPr>
          <m:sub>
            <m:r>
              <w:rPr>
                <w:rFonts w:ascii="Cambria Math" w:cs="Cambria Math" w:eastAsia="Cambria Math" w:hAnsi="Cambria Math"/>
                <w:sz w:val="26"/>
                <w:szCs w:val="26"/>
              </w:rPr>
              <m:t xml:space="preserve">i</m:t>
            </m:r>
            <m:r>
              <w:rPr>
                <w:rFonts w:ascii="Cambria Math" w:cs="Cambria Math" w:eastAsia="Cambria Math" w:hAnsi="Cambria Math"/>
                <w:sz w:val="26"/>
                <w:szCs w:val="26"/>
              </w:rPr>
              <m:t>∈</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T</m:t>
                </m:r>
              </m:e>
              <m:sub>
                <m:r>
                  <w:rPr>
                    <w:rFonts w:ascii="Cambria Math" w:cs="Cambria Math" w:eastAsia="Cambria Math" w:hAnsi="Cambria Math"/>
                    <w:sz w:val="26"/>
                    <w:szCs w:val="26"/>
                  </w:rPr>
                  <m:t xml:space="preserve">j</m:t>
                </m:r>
              </m:sub>
            </m:sSub>
            <m:r>
              <w:rPr>
                <w:rFonts w:ascii="Cambria Math" w:cs="Cambria Math" w:eastAsia="Cambria Math" w:hAnsi="Cambria Math"/>
                <w:sz w:val="26"/>
                <w:szCs w:val="26"/>
              </w:rPr>
              <m:t>∧</m:t>
            </m:r>
            <m:d>
              <m:dPr>
                <m:begChr m:val="("/>
                <m:endChr m:val=")"/>
                <m:ctrlPr>
                  <w:rPr>
                    <w:rFonts w:ascii="Cambria Math" w:cs="Cambria Math" w:eastAsia="Cambria Math" w:hAnsi="Cambria Math"/>
                    <w:sz w:val="26"/>
                    <w:szCs w:val="26"/>
                  </w:rPr>
                </m:ctrlPr>
              </m:dPr>
              <m:e>
                <m:r>
                  <w:rPr>
                    <w:rFonts w:ascii="Cambria Math" w:cs="Cambria Math" w:eastAsia="Cambria Math" w:hAnsi="Cambria Math"/>
                    <w:sz w:val="26"/>
                    <w:szCs w:val="26"/>
                  </w:rPr>
                  <m:t xml:space="preserve">i&gt;x,</m:t>
                </m:r>
                <m:r>
                  <w:rPr>
                    <w:rFonts w:ascii="Cambria Math" w:cs="Cambria Math" w:eastAsia="Cambria Math" w:hAnsi="Cambria Math"/>
                    <w:sz w:val="26"/>
                    <w:szCs w:val="26"/>
                  </w:rPr>
                  <m:t>∀</m:t>
                </m:r>
                <m:r>
                  <w:rPr>
                    <w:rFonts w:ascii="Cambria Math" w:cs="Cambria Math" w:eastAsia="Cambria Math" w:hAnsi="Cambria Math"/>
                    <w:sz w:val="26"/>
                    <w:szCs w:val="26"/>
                  </w:rPr>
                  <m:t xml:space="preserve">x</m:t>
                </m:r>
                <m:r>
                  <w:rPr>
                    <w:rFonts w:ascii="Cambria Math" w:cs="Cambria Math" w:eastAsia="Cambria Math" w:hAnsi="Cambria Math"/>
                    <w:sz w:val="26"/>
                    <w:szCs w:val="26"/>
                  </w:rPr>
                  <m:t>∈</m:t>
                </m:r>
                <m:r>
                  <w:rPr>
                    <w:rFonts w:ascii="Cambria Math" w:cs="Cambria Math" w:eastAsia="Cambria Math" w:hAnsi="Cambria Math"/>
                    <w:sz w:val="26"/>
                    <w:szCs w:val="26"/>
                  </w:rPr>
                  <m:t xml:space="preserve">X</m:t>
                </m:r>
              </m:e>
            </m:d>
          </m:sub>
          <m:sup/>
        </m:nary>
        <m:r>
          <w:rPr>
            <w:rFonts w:ascii="Cambria Math" w:cs="Cambria Math" w:eastAsia="Cambria Math" w:hAnsi="Cambria Math"/>
            <w:sz w:val="26"/>
            <w:szCs w:val="26"/>
          </w:rPr>
          <m:t xml:space="preserve">u</m:t>
        </m:r>
        <m:d>
          <m:dPr>
            <m:begChr m:val="("/>
            <m:endChr m:val=")"/>
            <m:ctrlPr>
              <w:rPr>
                <w:rFonts w:ascii="Cambria Math" w:cs="Cambria Math" w:eastAsia="Cambria Math" w:hAnsi="Cambria Math"/>
                <w:sz w:val="26"/>
                <w:szCs w:val="26"/>
              </w:rPr>
            </m:ctrlPr>
          </m:dPr>
          <m:e>
            <m:r>
              <w:rPr>
                <w:rFonts w:ascii="Cambria Math" w:cs="Cambria Math" w:eastAsia="Cambria Math" w:hAnsi="Cambria Math"/>
                <w:sz w:val="26"/>
                <w:szCs w:val="26"/>
              </w:rPr>
              <m:t xml:space="preserve">i,</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T</m:t>
                </m:r>
              </m:e>
              <m:sub>
                <m:r>
                  <w:rPr>
                    <w:rFonts w:ascii="Cambria Math" w:cs="Cambria Math" w:eastAsia="Cambria Math" w:hAnsi="Cambria Math"/>
                    <w:sz w:val="26"/>
                    <w:szCs w:val="26"/>
                  </w:rPr>
                  <m:t xml:space="preserve">j</m:t>
                </m:r>
              </m:sub>
            </m:sSub>
          </m:e>
        </m:d>
        <m:r>
          <w:rPr>
            <w:rFonts w:ascii="Cambria Math" w:cs="Cambria Math" w:eastAsia="Cambria Math" w:hAnsi="Cambria Math"/>
            <w:sz w:val="26"/>
            <w:szCs w:val="26"/>
          </w:rPr>
          <m:t xml:space="preserve"> </m:t>
        </m:r>
      </m:oMath>
      <w:r w:rsidDel="00000000" w:rsidR="00000000" w:rsidRPr="00000000">
        <w:rPr>
          <w:rFonts w:ascii="Times New Roman" w:cs="Times New Roman" w:eastAsia="Times New Roman" w:hAnsi="Times New Roman"/>
          <w:sz w:val="26"/>
          <w:szCs w:val="26"/>
          <w:rtl w:val="0"/>
        </w:rPr>
        <w:t xml:space="preserve">liên quan đến tổng các tiện ích cho tập </w:t>
      </w:r>
      <m:oMath>
        <m:r>
          <w:rPr>
            <w:rFonts w:ascii="Cambria Math" w:cs="Cambria Math" w:eastAsia="Cambria Math" w:hAnsi="Cambria Math"/>
            <w:sz w:val="26"/>
            <w:szCs w:val="26"/>
          </w:rPr>
          <m:t xml:space="preserve">{i</m:t>
        </m:r>
        <m:r>
          <w:rPr>
            <w:rFonts w:ascii="Cambria Math" w:cs="Cambria Math" w:eastAsia="Cambria Math" w:hAnsi="Cambria Math"/>
            <w:sz w:val="26"/>
            <w:szCs w:val="26"/>
          </w:rPr>
          <m:t>∈</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T</m:t>
            </m:r>
          </m:e>
          <m:sub>
            <m:r>
              <w:rPr>
                <w:rFonts w:ascii="Cambria Math" w:cs="Cambria Math" w:eastAsia="Cambria Math" w:hAnsi="Cambria Math"/>
                <w:sz w:val="26"/>
                <w:szCs w:val="26"/>
              </w:rPr>
              <m:t xml:space="preserve">j</m:t>
            </m:r>
          </m:sub>
        </m:sSub>
        <m:r>
          <w:rPr>
            <w:rFonts w:ascii="Cambria Math" w:cs="Cambria Math" w:eastAsia="Cambria Math" w:hAnsi="Cambria Math"/>
            <w:sz w:val="26"/>
            <w:szCs w:val="26"/>
          </w:rPr>
          <m:t>∧</m:t>
        </m:r>
        <m:d>
          <m:dPr>
            <m:begChr m:val="("/>
            <m:endChr m:val=")"/>
            <m:ctrlPr>
              <w:rPr>
                <w:rFonts w:ascii="Cambria Math" w:cs="Cambria Math" w:eastAsia="Cambria Math" w:hAnsi="Cambria Math"/>
                <w:sz w:val="26"/>
                <w:szCs w:val="26"/>
              </w:rPr>
            </m:ctrlPr>
          </m:dPr>
          <m:e>
            <m:r>
              <w:rPr>
                <w:rFonts w:ascii="Cambria Math" w:cs="Cambria Math" w:eastAsia="Cambria Math" w:hAnsi="Cambria Math"/>
                <w:sz w:val="26"/>
                <w:szCs w:val="26"/>
              </w:rPr>
              <m:t xml:space="preserve">i&gt;x,</m:t>
            </m:r>
            <m:r>
              <w:rPr>
                <w:rFonts w:ascii="Cambria Math" w:cs="Cambria Math" w:eastAsia="Cambria Math" w:hAnsi="Cambria Math"/>
                <w:sz w:val="26"/>
                <w:szCs w:val="26"/>
              </w:rPr>
              <m:t>∀</m:t>
            </m:r>
            <m:r>
              <w:rPr>
                <w:rFonts w:ascii="Cambria Math" w:cs="Cambria Math" w:eastAsia="Cambria Math" w:hAnsi="Cambria Math"/>
                <w:sz w:val="26"/>
                <w:szCs w:val="26"/>
              </w:rPr>
              <m:t xml:space="preserve">x</m:t>
            </m:r>
            <m:r>
              <w:rPr>
                <w:rFonts w:ascii="Cambria Math" w:cs="Cambria Math" w:eastAsia="Cambria Math" w:hAnsi="Cambria Math"/>
                <w:sz w:val="26"/>
                <w:szCs w:val="26"/>
              </w:rPr>
              <m:t>∈</m:t>
            </m:r>
            <m:r>
              <w:rPr>
                <w:rFonts w:ascii="Cambria Math" w:cs="Cambria Math" w:eastAsia="Cambria Math" w:hAnsi="Cambria Math"/>
                <w:sz w:val="26"/>
                <w:szCs w:val="26"/>
              </w:rPr>
              <m:t xml:space="preserve">X</m:t>
            </m:r>
          </m:e>
        </m:d>
        <m:r>
          <w:rPr>
            <w:rFonts w:ascii="Cambria Math" w:cs="Cambria Math" w:eastAsia="Cambria Math" w:hAnsi="Cambria Math"/>
            <w:sz w:val="26"/>
            <w:szCs w:val="26"/>
          </w:rPr>
          <m:t xml:space="preserve">}</m:t>
        </m:r>
      </m:oMath>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E4">
      <w:pPr>
        <w:spacing w:after="160" w:line="259" w:lineRule="auto"/>
        <w:ind w:firstLine="284"/>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tiện ích còn lại của itemset {</w:t>
      </w:r>
      <w:r w:rsidDel="00000000" w:rsidR="00000000" w:rsidRPr="00000000">
        <w:rPr>
          <w:rFonts w:ascii="Times New Roman" w:cs="Times New Roman" w:eastAsia="Times New Roman" w:hAnsi="Times New Roman"/>
          <w:i w:val="1"/>
          <w:sz w:val="26"/>
          <w:szCs w:val="26"/>
          <w:rtl w:val="0"/>
        </w:rPr>
        <w:t xml:space="preserve">a, c</w:t>
      </w:r>
      <w:r w:rsidDel="00000000" w:rsidR="00000000" w:rsidRPr="00000000">
        <w:rPr>
          <w:rFonts w:ascii="Times New Roman" w:cs="Times New Roman" w:eastAsia="Times New Roman" w:hAnsi="Times New Roman"/>
          <w:sz w:val="26"/>
          <w:szCs w:val="26"/>
          <w:rtl w:val="0"/>
        </w:rPr>
        <w:t xml:space="preserve">} trong </w:t>
      </w: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T</m:t>
            </m:r>
          </m:e>
          <m:sub>
            <m:r>
              <w:rPr>
                <w:rFonts w:ascii="Cambria Math" w:cs="Cambria Math" w:eastAsia="Cambria Math" w:hAnsi="Cambria Math"/>
                <w:sz w:val="26"/>
                <w:szCs w:val="26"/>
              </w:rPr>
              <m:t xml:space="preserve">4</m:t>
            </m:r>
          </m:sub>
        </m:sSub>
      </m:oMath>
      <w:r w:rsidDel="00000000" w:rsidR="00000000" w:rsidRPr="00000000">
        <w:rPr>
          <w:rFonts w:ascii="Times New Roman" w:cs="Times New Roman" w:eastAsia="Times New Roman" w:hAnsi="Times New Roman"/>
          <w:sz w:val="26"/>
          <w:szCs w:val="26"/>
          <w:rtl w:val="0"/>
        </w:rPr>
        <w:t xml:space="preserve"> là </w:t>
      </w:r>
      <w:r w:rsidDel="00000000" w:rsidR="00000000" w:rsidRPr="00000000">
        <w:rPr>
          <w:rFonts w:ascii="Times New Roman" w:cs="Times New Roman" w:eastAsia="Times New Roman" w:hAnsi="Times New Roman"/>
          <w:i w:val="1"/>
          <w:sz w:val="26"/>
          <w:szCs w:val="26"/>
          <w:rtl w:val="0"/>
        </w:rPr>
        <w:t xml:space="preserve">re</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i w:val="1"/>
          <w:sz w:val="26"/>
          <w:szCs w:val="26"/>
          <w:rtl w:val="0"/>
        </w:rPr>
        <w:t xml:space="preserve">a, c</w:t>
      </w:r>
      <w:r w:rsidDel="00000000" w:rsidR="00000000" w:rsidRPr="00000000">
        <w:rPr>
          <w:rFonts w:ascii="Times New Roman" w:cs="Times New Roman" w:eastAsia="Times New Roman" w:hAnsi="Times New Roman"/>
          <w:sz w:val="26"/>
          <w:szCs w:val="26"/>
          <w:rtl w:val="0"/>
        </w:rPr>
        <w:t xml:space="preserve">}, </w:t>
      </w: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T</m:t>
            </m:r>
          </m:e>
          <m:sub>
            <m:r>
              <w:rPr>
                <w:rFonts w:ascii="Cambria Math" w:cs="Cambria Math" w:eastAsia="Cambria Math" w:hAnsi="Cambria Math"/>
                <w:sz w:val="26"/>
                <w:szCs w:val="26"/>
              </w:rPr>
              <m:t xml:space="preserve">4</m:t>
            </m:r>
          </m:sub>
        </m:sSub>
      </m:oMath>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i w:val="1"/>
          <w:sz w:val="26"/>
          <w:szCs w:val="26"/>
          <w:rtl w:val="0"/>
        </w:rPr>
        <w:t xml:space="preserve">u</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i w:val="1"/>
          <w:sz w:val="26"/>
          <w:szCs w:val="26"/>
          <w:rtl w:val="0"/>
        </w:rPr>
        <w:t xml:space="preserve">d</w:t>
      </w:r>
      <w:r w:rsidDel="00000000" w:rsidR="00000000" w:rsidRPr="00000000">
        <w:rPr>
          <w:rFonts w:ascii="Times New Roman" w:cs="Times New Roman" w:eastAsia="Times New Roman" w:hAnsi="Times New Roman"/>
          <w:sz w:val="26"/>
          <w:szCs w:val="26"/>
          <w:rtl w:val="0"/>
        </w:rPr>
        <w:t xml:space="preserve">, </w:t>
      </w: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T</m:t>
            </m:r>
          </m:e>
          <m:sub>
            <m:r>
              <w:rPr>
                <w:rFonts w:ascii="Cambria Math" w:cs="Cambria Math" w:eastAsia="Cambria Math" w:hAnsi="Cambria Math"/>
                <w:sz w:val="26"/>
                <w:szCs w:val="26"/>
              </w:rPr>
              <m:t xml:space="preserve">4</m:t>
            </m:r>
          </m:sub>
        </m:sSub>
      </m:oMath>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i w:val="1"/>
          <w:sz w:val="26"/>
          <w:szCs w:val="26"/>
          <w:rtl w:val="0"/>
        </w:rPr>
        <w:t xml:space="preserve">u</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i w:val="1"/>
          <w:sz w:val="26"/>
          <w:szCs w:val="26"/>
          <w:rtl w:val="0"/>
        </w:rPr>
        <w:t xml:space="preserve">e</w:t>
      </w:r>
      <w:r w:rsidDel="00000000" w:rsidR="00000000" w:rsidRPr="00000000">
        <w:rPr>
          <w:rFonts w:ascii="Times New Roman" w:cs="Times New Roman" w:eastAsia="Times New Roman" w:hAnsi="Times New Roman"/>
          <w:sz w:val="26"/>
          <w:szCs w:val="26"/>
          <w:rtl w:val="0"/>
        </w:rPr>
        <w:t xml:space="preserve">, </w:t>
      </w: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T</m:t>
            </m:r>
          </m:e>
          <m:sub>
            <m:r>
              <w:rPr>
                <w:rFonts w:ascii="Cambria Math" w:cs="Cambria Math" w:eastAsia="Cambria Math" w:hAnsi="Cambria Math"/>
                <w:sz w:val="26"/>
                <w:szCs w:val="26"/>
              </w:rPr>
              <m:t xml:space="preserve">4</m:t>
            </m:r>
          </m:sub>
        </m:sSub>
      </m:oMath>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i w:val="1"/>
          <w:sz w:val="26"/>
          <w:szCs w:val="26"/>
          <w:rtl w:val="0"/>
        </w:rPr>
        <w:t xml:space="preserve">u</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i w:val="1"/>
          <w:sz w:val="26"/>
          <w:szCs w:val="26"/>
          <w:rtl w:val="0"/>
        </w:rPr>
        <w:t xml:space="preserve">f</w:t>
      </w:r>
      <w:r w:rsidDel="00000000" w:rsidR="00000000" w:rsidRPr="00000000">
        <w:rPr>
          <w:rFonts w:ascii="Times New Roman" w:cs="Times New Roman" w:eastAsia="Times New Roman" w:hAnsi="Times New Roman"/>
          <w:sz w:val="26"/>
          <w:szCs w:val="26"/>
          <w:rtl w:val="0"/>
        </w:rPr>
        <w:t xml:space="preserve">, </w:t>
      </w: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T</m:t>
            </m:r>
          </m:e>
          <m:sub>
            <m:r>
              <w:rPr>
                <w:rFonts w:ascii="Cambria Math" w:cs="Cambria Math" w:eastAsia="Cambria Math" w:hAnsi="Cambria Math"/>
                <w:sz w:val="26"/>
                <w:szCs w:val="26"/>
              </w:rPr>
              <m:t xml:space="preserve">4</m:t>
            </m:r>
          </m:sub>
        </m:sSub>
      </m:oMath>
      <w:r w:rsidDel="00000000" w:rsidR="00000000" w:rsidRPr="00000000">
        <w:rPr>
          <w:rFonts w:ascii="Times New Roman" w:cs="Times New Roman" w:eastAsia="Times New Roman" w:hAnsi="Times New Roman"/>
          <w:sz w:val="26"/>
          <w:szCs w:val="26"/>
          <w:rtl w:val="0"/>
        </w:rPr>
        <w:t xml:space="preserve">) = 12 + 3 + 5 = 20.</w:t>
      </w:r>
    </w:p>
    <w:p w:rsidR="00000000" w:rsidDel="00000000" w:rsidP="00000000" w:rsidRDefault="00000000" w:rsidRPr="00000000" w14:paraId="000000E5">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Định nghĩa 5</w:t>
      </w:r>
      <w:r w:rsidDel="00000000" w:rsidR="00000000" w:rsidRPr="00000000">
        <w:rPr>
          <w:rFonts w:ascii="Times New Roman" w:cs="Times New Roman" w:eastAsia="Times New Roman" w:hAnsi="Times New Roman"/>
          <w:sz w:val="26"/>
          <w:szCs w:val="26"/>
          <w:rtl w:val="0"/>
        </w:rPr>
        <w:t xml:space="preserve">: Danh sách tiện ích (Utility-list) </w:t>
        <w:br w:type="textWrapping"/>
        <w:t xml:space="preserve">Giả sử có một itemset </w:t>
      </w:r>
      <w:r w:rsidDel="00000000" w:rsidR="00000000" w:rsidRPr="00000000">
        <w:rPr>
          <w:rFonts w:ascii="Times New Roman" w:cs="Times New Roman" w:eastAsia="Times New Roman" w:hAnsi="Times New Roman"/>
          <w:i w:val="1"/>
          <w:sz w:val="26"/>
          <w:szCs w:val="26"/>
          <w:rtl w:val="0"/>
        </w:rPr>
        <w:t xml:space="preserve">X</w:t>
      </w:r>
      <w:r w:rsidDel="00000000" w:rsidR="00000000" w:rsidRPr="00000000">
        <w:rPr>
          <w:rFonts w:ascii="Times New Roman" w:cs="Times New Roman" w:eastAsia="Times New Roman" w:hAnsi="Times New Roman"/>
          <w:sz w:val="26"/>
          <w:szCs w:val="26"/>
          <w:rtl w:val="0"/>
        </w:rPr>
        <w:t xml:space="preserve"> và một giao dịch </w:t>
      </w: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T</m:t>
            </m:r>
          </m:e>
          <m:sub>
            <m:r>
              <w:rPr>
                <w:rFonts w:ascii="Cambria Math" w:cs="Cambria Math" w:eastAsia="Cambria Math" w:hAnsi="Cambria Math"/>
                <w:sz w:val="26"/>
                <w:szCs w:val="26"/>
              </w:rPr>
              <m:t xml:space="preserve">j</m:t>
            </m:r>
          </m:sub>
        </m:sSub>
      </m:oMath>
      <w:r w:rsidDel="00000000" w:rsidR="00000000" w:rsidRPr="00000000">
        <w:rPr>
          <w:rFonts w:ascii="Times New Roman" w:cs="Times New Roman" w:eastAsia="Times New Roman" w:hAnsi="Times New Roman"/>
          <w:sz w:val="26"/>
          <w:szCs w:val="26"/>
          <w:rtl w:val="0"/>
        </w:rPr>
        <w:t xml:space="preserve"> chứa </w:t>
      </w:r>
      <w:r w:rsidDel="00000000" w:rsidR="00000000" w:rsidRPr="00000000">
        <w:rPr>
          <w:rFonts w:ascii="Times New Roman" w:cs="Times New Roman" w:eastAsia="Times New Roman" w:hAnsi="Times New Roman"/>
          <w:i w:val="1"/>
          <w:sz w:val="26"/>
          <w:szCs w:val="26"/>
          <w:rtl w:val="0"/>
        </w:rPr>
        <w:t xml:space="preserve">X</w:t>
      </w:r>
      <w:r w:rsidDel="00000000" w:rsidR="00000000" w:rsidRPr="00000000">
        <w:rPr>
          <w:rFonts w:ascii="Times New Roman" w:cs="Times New Roman" w:eastAsia="Times New Roman" w:hAnsi="Times New Roman"/>
          <w:sz w:val="26"/>
          <w:szCs w:val="26"/>
          <w:rtl w:val="0"/>
        </w:rPr>
        <w:t xml:space="preserve">. Danh sách tiện ích của </w:t>
      </w:r>
      <w:r w:rsidDel="00000000" w:rsidR="00000000" w:rsidRPr="00000000">
        <w:rPr>
          <w:rFonts w:ascii="Times New Roman" w:cs="Times New Roman" w:eastAsia="Times New Roman" w:hAnsi="Times New Roman"/>
          <w:i w:val="1"/>
          <w:sz w:val="26"/>
          <w:szCs w:val="26"/>
          <w:rtl w:val="0"/>
        </w:rPr>
        <w:t xml:space="preserve">X</w:t>
      </w:r>
      <w:r w:rsidDel="00000000" w:rsidR="00000000" w:rsidRPr="00000000">
        <w:rPr>
          <w:rFonts w:ascii="Times New Roman" w:cs="Times New Roman" w:eastAsia="Times New Roman" w:hAnsi="Times New Roman"/>
          <w:sz w:val="26"/>
          <w:szCs w:val="26"/>
          <w:rtl w:val="0"/>
        </w:rPr>
        <w:t xml:space="preserve"> chứa một tập hợp các bộ (</w:t>
      </w: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T</m:t>
            </m:r>
          </m:e>
          <m:sub>
            <m:r>
              <w:rPr>
                <w:rFonts w:ascii="Cambria Math" w:cs="Cambria Math" w:eastAsia="Cambria Math" w:hAnsi="Cambria Math"/>
                <w:sz w:val="26"/>
                <w:szCs w:val="26"/>
              </w:rPr>
              <m:t xml:space="preserve">j</m:t>
            </m:r>
          </m:sub>
        </m:sSub>
      </m:oMath>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sz w:val="26"/>
          <w:szCs w:val="26"/>
          <w:rtl w:val="0"/>
        </w:rPr>
        <w:t xml:space="preserve">iutil</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sz w:val="26"/>
          <w:szCs w:val="26"/>
          <w:rtl w:val="0"/>
        </w:rPr>
        <w:t xml:space="preserve">rutil</w:t>
      </w:r>
      <w:r w:rsidDel="00000000" w:rsidR="00000000" w:rsidRPr="00000000">
        <w:rPr>
          <w:rFonts w:ascii="Times New Roman" w:cs="Times New Roman" w:eastAsia="Times New Roman" w:hAnsi="Times New Roman"/>
          <w:sz w:val="26"/>
          <w:szCs w:val="26"/>
          <w:rtl w:val="0"/>
        </w:rPr>
        <w:t xml:space="preserve">) cho mỗi </w:t>
      </w: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T</m:t>
            </m:r>
          </m:e>
          <m:sub>
            <m:r>
              <w:rPr>
                <w:rFonts w:ascii="Cambria Math" w:cs="Cambria Math" w:eastAsia="Cambria Math" w:hAnsi="Cambria Math"/>
                <w:sz w:val="26"/>
                <w:szCs w:val="26"/>
              </w:rPr>
              <m:t xml:space="preserve">j</m:t>
            </m:r>
          </m:sub>
        </m:sSub>
      </m:oMath>
      <w:r w:rsidDel="00000000" w:rsidR="00000000" w:rsidRPr="00000000">
        <w:rPr>
          <w:rFonts w:ascii="Times New Roman" w:cs="Times New Roman" w:eastAsia="Times New Roman" w:hAnsi="Times New Roman"/>
          <w:sz w:val="26"/>
          <w:szCs w:val="26"/>
          <w:rtl w:val="0"/>
        </w:rPr>
        <w:t xml:space="preserve">. Ở đây, </w:t>
      </w:r>
      <m:oMath>
        <m:r>
          <w:rPr>
            <w:rFonts w:ascii="Cambria Math" w:cs="Cambria Math" w:eastAsia="Cambria Math" w:hAnsi="Cambria Math"/>
            <w:sz w:val="26"/>
            <w:szCs w:val="26"/>
          </w:rPr>
          <m:t xml:space="preserve">iutil=u</m:t>
        </m:r>
        <m:d>
          <m:dPr>
            <m:begChr m:val="("/>
            <m:endChr m:val=")"/>
            <m:ctrlPr>
              <w:rPr>
                <w:rFonts w:ascii="Cambria Math" w:cs="Cambria Math" w:eastAsia="Cambria Math" w:hAnsi="Cambria Math"/>
                <w:sz w:val="26"/>
                <w:szCs w:val="26"/>
              </w:rPr>
            </m:ctrlPr>
          </m:dPr>
          <m:e>
            <m:r>
              <w:rPr>
                <w:rFonts w:ascii="Cambria Math" w:cs="Cambria Math" w:eastAsia="Cambria Math" w:hAnsi="Cambria Math"/>
                <w:sz w:val="26"/>
                <w:szCs w:val="26"/>
              </w:rPr>
              <m:t xml:space="preserve">X,</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T</m:t>
                </m:r>
              </m:e>
              <m:sub>
                <m:r>
                  <w:rPr>
                    <w:rFonts w:ascii="Cambria Math" w:cs="Cambria Math" w:eastAsia="Cambria Math" w:hAnsi="Cambria Math"/>
                    <w:sz w:val="26"/>
                    <w:szCs w:val="26"/>
                  </w:rPr>
                  <m:t xml:space="preserve">j</m:t>
                </m:r>
              </m:sub>
            </m:sSub>
          </m:e>
        </m:d>
      </m:oMath>
      <w:r w:rsidDel="00000000" w:rsidR="00000000" w:rsidRPr="00000000">
        <w:rPr>
          <w:rFonts w:ascii="Times New Roman" w:cs="Times New Roman" w:eastAsia="Times New Roman" w:hAnsi="Times New Roman"/>
          <w:sz w:val="26"/>
          <w:szCs w:val="26"/>
          <w:rtl w:val="0"/>
        </w:rPr>
        <w:t xml:space="preserve"> và </w:t>
      </w:r>
      <m:oMath>
        <m:r>
          <w:rPr>
            <w:rFonts w:ascii="Cambria Math" w:cs="Cambria Math" w:eastAsia="Cambria Math" w:hAnsi="Cambria Math"/>
            <w:sz w:val="26"/>
            <w:szCs w:val="26"/>
          </w:rPr>
          <m:t xml:space="preserve">rutil=re</m:t>
        </m:r>
        <m:d>
          <m:dPr>
            <m:begChr m:val="("/>
            <m:endChr m:val=")"/>
            <m:ctrlPr>
              <w:rPr>
                <w:rFonts w:ascii="Cambria Math" w:cs="Cambria Math" w:eastAsia="Cambria Math" w:hAnsi="Cambria Math"/>
                <w:sz w:val="26"/>
                <w:szCs w:val="26"/>
              </w:rPr>
            </m:ctrlPr>
          </m:dPr>
          <m:e>
            <m:r>
              <w:rPr>
                <w:rFonts w:ascii="Cambria Math" w:cs="Cambria Math" w:eastAsia="Cambria Math" w:hAnsi="Cambria Math"/>
                <w:sz w:val="26"/>
                <w:szCs w:val="26"/>
              </w:rPr>
              <m:t xml:space="preserve">X,Tj</m:t>
            </m:r>
          </m:e>
        </m:d>
        <m:r>
          <w:rPr>
            <w:rFonts w:ascii="Cambria Math" w:cs="Cambria Math" w:eastAsia="Cambria Math" w:hAnsi="Cambria Math"/>
            <w:sz w:val="26"/>
            <w:szCs w:val="26"/>
          </w:rPr>
          <m:t xml:space="preserve"> </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E6">
      <w:pPr>
        <w:spacing w:after="160" w:line="259" w:lineRule="auto"/>
        <w:ind w:firstLine="284"/>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tiện ích của {</w:t>
      </w:r>
      <w:r w:rsidDel="00000000" w:rsidR="00000000" w:rsidRPr="00000000">
        <w:rPr>
          <w:rFonts w:ascii="Times New Roman" w:cs="Times New Roman" w:eastAsia="Times New Roman" w:hAnsi="Times New Roman"/>
          <w:i w:val="1"/>
          <w:sz w:val="26"/>
          <w:szCs w:val="26"/>
          <w:rtl w:val="0"/>
        </w:rPr>
        <w:t xml:space="preserve">a, c</w:t>
      </w:r>
      <w:r w:rsidDel="00000000" w:rsidR="00000000" w:rsidRPr="00000000">
        <w:rPr>
          <w:rFonts w:ascii="Times New Roman" w:cs="Times New Roman" w:eastAsia="Times New Roman" w:hAnsi="Times New Roman"/>
          <w:sz w:val="26"/>
          <w:szCs w:val="26"/>
          <w:rtl w:val="0"/>
        </w:rPr>
        <w:t xml:space="preserve">} trong cơ sở dữ liệu mẫu là {(</w:t>
      </w: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T</m:t>
            </m:r>
          </m:e>
          <m:sub>
            <m:r>
              <w:rPr>
                <w:rFonts w:ascii="Cambria Math" w:cs="Cambria Math" w:eastAsia="Cambria Math" w:hAnsi="Cambria Math"/>
                <w:sz w:val="26"/>
                <w:szCs w:val="26"/>
              </w:rPr>
              <m:t xml:space="preserve">1</m:t>
            </m:r>
          </m:sub>
        </m:sSub>
      </m:oMath>
      <w:r w:rsidDel="00000000" w:rsidR="00000000" w:rsidRPr="00000000">
        <w:rPr>
          <w:rFonts w:ascii="Times New Roman" w:cs="Times New Roman" w:eastAsia="Times New Roman" w:hAnsi="Times New Roman"/>
          <w:sz w:val="26"/>
          <w:szCs w:val="26"/>
          <w:rtl w:val="0"/>
        </w:rPr>
        <w:t xml:space="preserve">, 6, 2), (</w:t>
      </w: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T</m:t>
            </m:r>
          </m:e>
          <m:sub>
            <m:r>
              <w:rPr>
                <w:rFonts w:ascii="Cambria Math" w:cs="Cambria Math" w:eastAsia="Cambria Math" w:hAnsi="Cambria Math"/>
                <w:sz w:val="26"/>
                <w:szCs w:val="26"/>
              </w:rPr>
              <m:t xml:space="preserve">2</m:t>
            </m:r>
          </m:sub>
        </m:sSub>
      </m:oMath>
      <w:r w:rsidDel="00000000" w:rsidR="00000000" w:rsidRPr="00000000">
        <w:rPr>
          <w:rFonts w:ascii="Times New Roman" w:cs="Times New Roman" w:eastAsia="Times New Roman" w:hAnsi="Times New Roman"/>
          <w:sz w:val="26"/>
          <w:szCs w:val="26"/>
          <w:rtl w:val="0"/>
        </w:rPr>
        <w:t xml:space="preserve">, 16, 11), (</w:t>
      </w: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T</m:t>
            </m:r>
          </m:e>
          <m:sub>
            <m:r>
              <w:rPr>
                <w:rFonts w:ascii="Cambria Math" w:cs="Cambria Math" w:eastAsia="Cambria Math" w:hAnsi="Cambria Math"/>
                <w:sz w:val="26"/>
                <w:szCs w:val="26"/>
              </w:rPr>
              <m:t xml:space="preserve">4</m:t>
            </m:r>
          </m:sub>
        </m:sSub>
      </m:oMath>
      <w:r w:rsidDel="00000000" w:rsidR="00000000" w:rsidRPr="00000000">
        <w:rPr>
          <w:rFonts w:ascii="Times New Roman" w:cs="Times New Roman" w:eastAsia="Times New Roman" w:hAnsi="Times New Roman"/>
          <w:sz w:val="26"/>
          <w:szCs w:val="26"/>
          <w:rtl w:val="0"/>
        </w:rPr>
        <w:t xml:space="preserve">, 6, 20)}.</w:t>
      </w:r>
    </w:p>
    <w:p w:rsidR="00000000" w:rsidDel="00000000" w:rsidP="00000000" w:rsidRDefault="00000000" w:rsidRPr="00000000" w14:paraId="000000E7">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Định nghĩa 6</w:t>
      </w:r>
      <w:r w:rsidDel="00000000" w:rsidR="00000000" w:rsidRPr="00000000">
        <w:rPr>
          <w:rFonts w:ascii="Times New Roman" w:cs="Times New Roman" w:eastAsia="Times New Roman" w:hAnsi="Times New Roman"/>
          <w:sz w:val="26"/>
          <w:szCs w:val="26"/>
          <w:rtl w:val="0"/>
        </w:rPr>
        <w:t xml:space="preserve">: Giới hạn trên tiện ích còn lại (Remaining utility upper bound) </w:t>
        <w:br w:type="textWrapping"/>
        <w:t xml:space="preserve">Giả sử có một itemset </w:t>
      </w:r>
      <w:r w:rsidDel="00000000" w:rsidR="00000000" w:rsidRPr="00000000">
        <w:rPr>
          <w:rFonts w:ascii="Times New Roman" w:cs="Times New Roman" w:eastAsia="Times New Roman" w:hAnsi="Times New Roman"/>
          <w:i w:val="1"/>
          <w:sz w:val="26"/>
          <w:szCs w:val="26"/>
          <w:rtl w:val="0"/>
        </w:rPr>
        <w:t xml:space="preserve">X</w:t>
      </w:r>
      <w:r w:rsidDel="00000000" w:rsidR="00000000" w:rsidRPr="00000000">
        <w:rPr>
          <w:rFonts w:ascii="Times New Roman" w:cs="Times New Roman" w:eastAsia="Times New Roman" w:hAnsi="Times New Roman"/>
          <w:sz w:val="26"/>
          <w:szCs w:val="26"/>
          <w:rtl w:val="0"/>
        </w:rPr>
        <w:t xml:space="preserve"> và một mục </w:t>
      </w:r>
      <w:r w:rsidDel="00000000" w:rsidR="00000000" w:rsidRPr="00000000">
        <w:rPr>
          <w:rFonts w:ascii="Times New Roman" w:cs="Times New Roman" w:eastAsia="Times New Roman" w:hAnsi="Times New Roman"/>
          <w:i w:val="1"/>
          <w:sz w:val="26"/>
          <w:szCs w:val="26"/>
          <w:rtl w:val="0"/>
        </w:rPr>
        <w:t xml:space="preserve">i</w:t>
      </w:r>
      <w:r w:rsidDel="00000000" w:rsidR="00000000" w:rsidRPr="00000000">
        <w:rPr>
          <w:rFonts w:ascii="Times New Roman" w:cs="Times New Roman" w:eastAsia="Times New Roman" w:hAnsi="Times New Roman"/>
          <w:sz w:val="26"/>
          <w:szCs w:val="26"/>
          <w:rtl w:val="0"/>
        </w:rPr>
        <w:t xml:space="preserve">. Phần mở rộng của </w:t>
      </w:r>
      <w:r w:rsidDel="00000000" w:rsidR="00000000" w:rsidRPr="00000000">
        <w:rPr>
          <w:rFonts w:ascii="Times New Roman" w:cs="Times New Roman" w:eastAsia="Times New Roman" w:hAnsi="Times New Roman"/>
          <w:i w:val="1"/>
          <w:sz w:val="26"/>
          <w:szCs w:val="26"/>
          <w:rtl w:val="0"/>
        </w:rPr>
        <w:t xml:space="preserve">X</w:t>
      </w:r>
      <w:r w:rsidDel="00000000" w:rsidR="00000000" w:rsidRPr="00000000">
        <w:rPr>
          <w:rFonts w:ascii="Times New Roman" w:cs="Times New Roman" w:eastAsia="Times New Roman" w:hAnsi="Times New Roman"/>
          <w:sz w:val="26"/>
          <w:szCs w:val="26"/>
          <w:rtl w:val="0"/>
        </w:rPr>
        <w:t xml:space="preserve"> có thể được lấy bằng cách thêm </w:t>
      </w:r>
      <w:r w:rsidDel="00000000" w:rsidR="00000000" w:rsidRPr="00000000">
        <w:rPr>
          <w:rFonts w:ascii="Times New Roman" w:cs="Times New Roman" w:eastAsia="Times New Roman" w:hAnsi="Times New Roman"/>
          <w:i w:val="1"/>
          <w:sz w:val="26"/>
          <w:szCs w:val="26"/>
          <w:rtl w:val="0"/>
        </w:rPr>
        <w:t xml:space="preserve">i</w:t>
      </w:r>
      <w:r w:rsidDel="00000000" w:rsidR="00000000" w:rsidRPr="00000000">
        <w:rPr>
          <w:rFonts w:ascii="Times New Roman" w:cs="Times New Roman" w:eastAsia="Times New Roman" w:hAnsi="Times New Roman"/>
          <w:sz w:val="26"/>
          <w:szCs w:val="26"/>
          <w:rtl w:val="0"/>
        </w:rPr>
        <w:t xml:space="preserve"> vào </w:t>
      </w:r>
      <w:r w:rsidDel="00000000" w:rsidR="00000000" w:rsidRPr="00000000">
        <w:rPr>
          <w:rFonts w:ascii="Times New Roman" w:cs="Times New Roman" w:eastAsia="Times New Roman" w:hAnsi="Times New Roman"/>
          <w:i w:val="1"/>
          <w:sz w:val="26"/>
          <w:szCs w:val="26"/>
          <w:rtl w:val="0"/>
        </w:rPr>
        <w:t xml:space="preserve">X</w:t>
      </w:r>
      <w:r w:rsidDel="00000000" w:rsidR="00000000" w:rsidRPr="00000000">
        <w:rPr>
          <w:rFonts w:ascii="Times New Roman" w:cs="Times New Roman" w:eastAsia="Times New Roman" w:hAnsi="Times New Roman"/>
          <w:sz w:val="26"/>
          <w:szCs w:val="26"/>
          <w:rtl w:val="0"/>
        </w:rPr>
        <w:t xml:space="preserve">, thỏa mãn </w:t>
      </w:r>
      <m:oMath>
        <m:r>
          <w:rPr>
            <w:rFonts w:ascii="Cambria Math" w:cs="Cambria Math" w:eastAsia="Cambria Math" w:hAnsi="Cambria Math"/>
            <w:sz w:val="26"/>
            <w:szCs w:val="26"/>
          </w:rPr>
          <m:t xml:space="preserve">i &gt; x, ∀x ∈ X</m:t>
        </m:r>
      </m:oMath>
      <w:r w:rsidDel="00000000" w:rsidR="00000000" w:rsidRPr="00000000">
        <w:rPr>
          <w:rFonts w:ascii="Times New Roman" w:cs="Times New Roman" w:eastAsia="Times New Roman" w:hAnsi="Times New Roman"/>
          <w:sz w:val="26"/>
          <w:szCs w:val="26"/>
          <w:rtl w:val="0"/>
        </w:rPr>
        <w:t xml:space="preserve">. Giới hạn trên tiện ích còn lại của X là </w:t>
      </w:r>
      <m:oMath>
        <m:r>
          <w:rPr>
            <w:rFonts w:ascii="Cambria Math" w:cs="Cambria Math" w:eastAsia="Cambria Math" w:hAnsi="Cambria Math"/>
            <w:sz w:val="26"/>
            <w:szCs w:val="26"/>
          </w:rPr>
          <m:t xml:space="preserve">reu</m:t>
        </m:r>
        <m:d>
          <m:dPr>
            <m:begChr m:val="("/>
            <m:endChr m:val=")"/>
            <m:ctrlPr>
              <w:rPr>
                <w:rFonts w:ascii="Cambria Math" w:cs="Cambria Math" w:eastAsia="Cambria Math" w:hAnsi="Cambria Math"/>
                <w:sz w:val="26"/>
                <w:szCs w:val="26"/>
              </w:rPr>
            </m:ctrlPr>
          </m:dPr>
          <m:e>
            <m:r>
              <w:rPr>
                <w:rFonts w:ascii="Cambria Math" w:cs="Cambria Math" w:eastAsia="Cambria Math" w:hAnsi="Cambria Math"/>
                <w:sz w:val="26"/>
                <w:szCs w:val="26"/>
              </w:rPr>
              <m:t xml:space="preserve">X</m:t>
            </m:r>
          </m:e>
        </m:d>
        <m:r>
          <w:rPr>
            <w:rFonts w:ascii="Cambria Math" w:cs="Cambria Math" w:eastAsia="Cambria Math" w:hAnsi="Cambria Math"/>
            <w:sz w:val="26"/>
            <w:szCs w:val="26"/>
          </w:rPr>
          <m:t xml:space="preserve">=u</m:t>
        </m:r>
        <m:d>
          <m:dPr>
            <m:begChr m:val="("/>
            <m:endChr m:val=")"/>
            <m:ctrlPr>
              <w:rPr>
                <w:rFonts w:ascii="Cambria Math" w:cs="Cambria Math" w:eastAsia="Cambria Math" w:hAnsi="Cambria Math"/>
                <w:sz w:val="26"/>
                <w:szCs w:val="26"/>
              </w:rPr>
            </m:ctrlPr>
          </m:dPr>
          <m:e>
            <m:r>
              <w:rPr>
                <w:rFonts w:ascii="Cambria Math" w:cs="Cambria Math" w:eastAsia="Cambria Math" w:hAnsi="Cambria Math"/>
                <w:sz w:val="26"/>
                <w:szCs w:val="26"/>
              </w:rPr>
              <m:t xml:space="preserve">X</m:t>
            </m:r>
          </m:e>
        </m:d>
        <m:r>
          <w:rPr>
            <w:rFonts w:ascii="Cambria Math" w:cs="Cambria Math" w:eastAsia="Cambria Math" w:hAnsi="Cambria Math"/>
            <w:sz w:val="26"/>
            <w:szCs w:val="26"/>
          </w:rPr>
          <m:t xml:space="preserve">+re</m:t>
        </m:r>
        <m:d>
          <m:dPr>
            <m:begChr m:val="("/>
            <m:endChr m:val=")"/>
            <m:ctrlPr>
              <w:rPr>
                <w:rFonts w:ascii="Cambria Math" w:cs="Cambria Math" w:eastAsia="Cambria Math" w:hAnsi="Cambria Math"/>
                <w:sz w:val="26"/>
                <w:szCs w:val="26"/>
              </w:rPr>
            </m:ctrlPr>
          </m:dPr>
          <m:e>
            <m:r>
              <w:rPr>
                <w:rFonts w:ascii="Cambria Math" w:cs="Cambria Math" w:eastAsia="Cambria Math" w:hAnsi="Cambria Math"/>
                <w:sz w:val="26"/>
                <w:szCs w:val="26"/>
              </w:rPr>
              <m:t xml:space="preserve">X</m:t>
            </m:r>
          </m:e>
        </m:d>
      </m:oMath>
      <w:r w:rsidDel="00000000" w:rsidR="00000000" w:rsidRPr="00000000">
        <w:rPr>
          <w:rtl w:val="0"/>
        </w:rPr>
      </w:r>
    </w:p>
    <w:p w:rsidR="00000000" w:rsidDel="00000000" w:rsidP="00000000" w:rsidRDefault="00000000" w:rsidRPr="00000000" w14:paraId="000000E8">
      <w:pPr>
        <w:spacing w:after="160" w:line="259" w:lineRule="auto"/>
        <w:ind w:firstLine="284"/>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giới hạn trên tiện ích còn lại của {</w:t>
      </w:r>
      <w:r w:rsidDel="00000000" w:rsidR="00000000" w:rsidRPr="00000000">
        <w:rPr>
          <w:rFonts w:ascii="Times New Roman" w:cs="Times New Roman" w:eastAsia="Times New Roman" w:hAnsi="Times New Roman"/>
          <w:i w:val="1"/>
          <w:sz w:val="26"/>
          <w:szCs w:val="26"/>
          <w:rtl w:val="0"/>
        </w:rPr>
        <w:t xml:space="preserve">a, c</w:t>
      </w:r>
      <w:r w:rsidDel="00000000" w:rsidR="00000000" w:rsidRPr="00000000">
        <w:rPr>
          <w:rFonts w:ascii="Times New Roman" w:cs="Times New Roman" w:eastAsia="Times New Roman" w:hAnsi="Times New Roman"/>
          <w:sz w:val="26"/>
          <w:szCs w:val="26"/>
          <w:rtl w:val="0"/>
        </w:rPr>
        <w:t xml:space="preserve">} là </w:t>
      </w:r>
      <m:oMath>
        <m:r>
          <w:rPr>
            <w:rFonts w:ascii="Cambria Math" w:cs="Cambria Math" w:eastAsia="Cambria Math" w:hAnsi="Cambria Math"/>
            <w:sz w:val="26"/>
            <w:szCs w:val="26"/>
          </w:rPr>
          <m:t xml:space="preserve">reu</m:t>
        </m:r>
        <m:d>
          <m:dPr>
            <m:begChr m:val="("/>
            <m:endChr m:val=")"/>
            <m:ctrlPr>
              <w:rPr>
                <w:rFonts w:ascii="Cambria Math" w:cs="Cambria Math" w:eastAsia="Cambria Math" w:hAnsi="Cambria Math"/>
                <w:sz w:val="26"/>
                <w:szCs w:val="26"/>
              </w:rPr>
            </m:ctrlPr>
          </m:dPr>
          <m:e>
            <m:r>
              <w:rPr>
                <w:rFonts w:ascii="Cambria Math" w:cs="Cambria Math" w:eastAsia="Cambria Math" w:hAnsi="Cambria Math"/>
                <w:sz w:val="26"/>
                <w:szCs w:val="26"/>
              </w:rPr>
              <m:t xml:space="preserve">a,c</m:t>
            </m:r>
          </m:e>
        </m:d>
        <m:r>
          <w:rPr>
            <w:rFonts w:ascii="Cambria Math" w:cs="Cambria Math" w:eastAsia="Cambria Math" w:hAnsi="Cambria Math"/>
            <w:sz w:val="26"/>
            <w:szCs w:val="26"/>
          </w:rPr>
          <m:t xml:space="preserve">=u</m:t>
        </m:r>
        <m:d>
          <m:dPr>
            <m:begChr m:val="("/>
            <m:endChr m:val=")"/>
            <m:ctrlPr>
              <w:rPr>
                <w:rFonts w:ascii="Cambria Math" w:cs="Cambria Math" w:eastAsia="Cambria Math" w:hAnsi="Cambria Math"/>
                <w:sz w:val="26"/>
                <w:szCs w:val="26"/>
              </w:rPr>
            </m:ctrlPr>
          </m:dPr>
          <m:e>
            <m:r>
              <w:rPr>
                <w:rFonts w:ascii="Cambria Math" w:cs="Cambria Math" w:eastAsia="Cambria Math" w:hAnsi="Cambria Math"/>
                <w:sz w:val="26"/>
                <w:szCs w:val="26"/>
              </w:rPr>
              <m:t xml:space="preserve">a,c</m:t>
            </m:r>
          </m:e>
        </m:d>
        <m:r>
          <w:rPr>
            <w:rFonts w:ascii="Cambria Math" w:cs="Cambria Math" w:eastAsia="Cambria Math" w:hAnsi="Cambria Math"/>
            <w:sz w:val="26"/>
            <w:szCs w:val="26"/>
          </w:rPr>
          <m:t xml:space="preserve">+re</m:t>
        </m:r>
        <m:d>
          <m:dPr>
            <m:begChr m:val="("/>
            <m:endChr m:val=")"/>
            <m:ctrlPr>
              <w:rPr>
                <w:rFonts w:ascii="Cambria Math" w:cs="Cambria Math" w:eastAsia="Cambria Math" w:hAnsi="Cambria Math"/>
                <w:sz w:val="26"/>
                <w:szCs w:val="26"/>
              </w:rPr>
            </m:ctrlPr>
          </m:dPr>
          <m:e>
            <m:r>
              <w:rPr>
                <w:rFonts w:ascii="Cambria Math" w:cs="Cambria Math" w:eastAsia="Cambria Math" w:hAnsi="Cambria Math"/>
                <w:sz w:val="26"/>
                <w:szCs w:val="26"/>
              </w:rPr>
              <m:t xml:space="preserve">a,c</m:t>
            </m:r>
          </m:e>
        </m:d>
      </m:oMath>
      <w:r w:rsidDel="00000000" w:rsidR="00000000" w:rsidRPr="00000000">
        <w:rPr>
          <w:rFonts w:ascii="Times New Roman" w:cs="Times New Roman" w:eastAsia="Times New Roman" w:hAnsi="Times New Roman"/>
          <w:sz w:val="26"/>
          <w:szCs w:val="26"/>
          <w:rtl w:val="0"/>
        </w:rPr>
        <w:t xml:space="preserve">= 6 + 2 + 16 + 11 + 6 + 20 = 61</w:t>
      </w:r>
    </w:p>
    <w:p w:rsidR="00000000" w:rsidDel="00000000" w:rsidP="00000000" w:rsidRDefault="00000000" w:rsidRPr="00000000" w14:paraId="000000E9">
      <w:pPr>
        <w:spacing w:after="160" w:line="259"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sz w:val="26"/>
          <w:szCs w:val="26"/>
          <w:rtl w:val="0"/>
        </w:rPr>
        <w:t xml:space="preserve">Thuộc tính 2</w:t>
      </w:r>
      <w:r w:rsidDel="00000000" w:rsidR="00000000" w:rsidRPr="00000000">
        <w:rPr>
          <w:rFonts w:ascii="Times New Roman" w:cs="Times New Roman" w:eastAsia="Times New Roman" w:hAnsi="Times New Roman"/>
          <w:sz w:val="26"/>
          <w:szCs w:val="26"/>
          <w:rtl w:val="0"/>
        </w:rPr>
        <w:t xml:space="preserve">: Cắt bớt không gian tìm kiếm bằng danh sách tiện ích (Pruning search space using utility-lists) </w:t>
        <w:br w:type="textWrapping"/>
        <w:t xml:space="preserve">Cho X là một tập mục. Nếu </w:t>
      </w:r>
      <m:oMath>
        <m:r>
          <w:rPr>
            <w:rFonts w:ascii="Cambria Math" w:cs="Cambria Math" w:eastAsia="Cambria Math" w:hAnsi="Cambria Math"/>
            <w:sz w:val="26"/>
            <w:szCs w:val="26"/>
          </w:rPr>
          <m:t xml:space="preserve">reu</m:t>
        </m:r>
        <m:d>
          <m:dPr>
            <m:begChr m:val="("/>
            <m:endChr m:val=")"/>
            <m:ctrlPr>
              <w:rPr>
                <w:rFonts w:ascii="Cambria Math" w:cs="Cambria Math" w:eastAsia="Cambria Math" w:hAnsi="Cambria Math"/>
                <w:sz w:val="26"/>
                <w:szCs w:val="26"/>
              </w:rPr>
            </m:ctrlPr>
          </m:dPr>
          <m:e>
            <m:r>
              <w:rPr>
                <w:rFonts w:ascii="Cambria Math" w:cs="Cambria Math" w:eastAsia="Cambria Math" w:hAnsi="Cambria Math"/>
                <w:sz w:val="26"/>
                <w:szCs w:val="26"/>
              </w:rPr>
              <m:t xml:space="preserve">X</m:t>
            </m:r>
          </m:e>
        </m:d>
        <m:r>
          <w:rPr>
            <w:rFonts w:ascii="Cambria Math" w:cs="Cambria Math" w:eastAsia="Cambria Math" w:hAnsi="Cambria Math"/>
            <w:sz w:val="26"/>
            <w:szCs w:val="26"/>
          </w:rPr>
          <m:t xml:space="preserve">&lt;minutil</m:t>
        </m:r>
      </m:oMath>
      <w:r w:rsidDel="00000000" w:rsidR="00000000" w:rsidRPr="00000000">
        <w:rPr>
          <w:rFonts w:ascii="Times New Roman" w:cs="Times New Roman" w:eastAsia="Times New Roman" w:hAnsi="Times New Roman"/>
          <w:sz w:val="26"/>
          <w:szCs w:val="26"/>
          <w:rtl w:val="0"/>
        </w:rPr>
        <w:t xml:space="preserve">, thì X và tất cả các phần mở rộng của nó là các tập mục tiện ích thấp, có thể được cắt bớt trong không gian tìm kiếm [27].</w:t>
      </w:r>
      <w:r w:rsidDel="00000000" w:rsidR="00000000" w:rsidRPr="00000000">
        <w:rPr>
          <w:rtl w:val="0"/>
        </w:rPr>
      </w:r>
    </w:p>
    <w:p w:rsidR="00000000" w:rsidDel="00000000" w:rsidP="00000000" w:rsidRDefault="00000000" w:rsidRPr="00000000" w14:paraId="000000EA">
      <w:pPr>
        <w:pStyle w:val="Heading4"/>
        <w:tabs>
          <w:tab w:val="left" w:leader="none" w:pos="1418"/>
          <w:tab w:val="left" w:leader="none" w:pos="9639"/>
        </w:tabs>
        <w:spacing w:after="200" w:before="200" w:line="360" w:lineRule="auto"/>
        <w:ind w:left="720" w:firstLine="0"/>
        <w:jc w:val="both"/>
        <w:rPr>
          <w:rFonts w:ascii="Times New Roman" w:cs="Times New Roman" w:eastAsia="Times New Roman" w:hAnsi="Times New Roman"/>
          <w:color w:val="000000"/>
          <w:sz w:val="26"/>
          <w:szCs w:val="26"/>
        </w:rPr>
      </w:pPr>
      <w:bookmarkStart w:colFirst="0" w:colLast="0" w:name="_9ai8gzhi1ip3" w:id="17"/>
      <w:bookmarkEnd w:id="17"/>
      <w:r w:rsidDel="00000000" w:rsidR="00000000" w:rsidRPr="00000000">
        <w:rPr>
          <w:rFonts w:ascii="Times New Roman" w:cs="Times New Roman" w:eastAsia="Times New Roman" w:hAnsi="Times New Roman"/>
          <w:color w:val="000000"/>
          <w:sz w:val="26"/>
          <w:szCs w:val="26"/>
          <w:rtl w:val="0"/>
        </w:rPr>
        <w:t xml:space="preserve">1.1.3.1. Level-wise</w:t>
      </w:r>
    </w:p>
    <w:p w:rsidR="00000000" w:rsidDel="00000000" w:rsidP="00000000" w:rsidRDefault="00000000" w:rsidRPr="00000000" w14:paraId="000000EB">
      <w:pP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thuật toán khai thác HUI từ cơ sở dữ liệu giao dịch thường sử dụng thuộc tính Tổng Trọng số Tiện ích (TWU) để tìm kiếm các tập hợp mục hữu ích cao. CB - HUI, Quá trình tìm kiếm có thể được thực hiện theo cấp độ hoặc tìm kiếm theo chiều sâu để khám phá các mục trong cơ sở dữ liệu. Các hạng mục tiện ích thấp sẽ bị cắt tỉa bằng các chiến lược như TWU và tiện ích giới hạn trên. Mục tiêu của các thuật toán này là tìm ra tính hữu ích của các mặt hàng để trích lợi nhuận tối đa cho doanh nghiệp. Các thuật toán đáng chú ý như là :</w:t>
      </w:r>
    </w:p>
    <w:p w:rsidR="00000000" w:rsidDel="00000000" w:rsidP="00000000" w:rsidRDefault="00000000" w:rsidRPr="00000000" w14:paraId="000000EC">
      <w:pPr>
        <w:numPr>
          <w:ilvl w:val="0"/>
          <w:numId w:val="4"/>
        </w:numPr>
        <w:tabs>
          <w:tab w:val="left" w:leader="none" w:pos="1418"/>
          <w:tab w:val="left" w:leader="none" w:pos="9639"/>
        </w:tabs>
        <w:spacing w:after="200" w:before="20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Objective-Oriented utility-based Association: Đề xuất bởi Chan et al., phương pháp này khai thác các mô hình tiện ích đóng top-k và sử dụng điều kiện yếu hơn nhưng chống đơn điệu để giảm không gian tìm kiếm.</w:t>
      </w:r>
    </w:p>
    <w:p w:rsidR="00000000" w:rsidDel="00000000" w:rsidP="00000000" w:rsidRDefault="00000000" w:rsidRPr="00000000" w14:paraId="000000ED">
      <w:pPr>
        <w:numPr>
          <w:ilvl w:val="0"/>
          <w:numId w:val="4"/>
        </w:numPr>
        <w:tabs>
          <w:tab w:val="left" w:leader="none" w:pos="1418"/>
          <w:tab w:val="left" w:leader="none" w:pos="9639"/>
        </w:tabs>
        <w:spacing w:after="200" w:before="20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Thuật toán Hai Pha (Two-Phase): Được đề xuất bởi Liu et al. để khắc phục các hạn chế của MEU. Thuật toán này duy trì TWDCP trong giai đoạn đầu và thực hiện thêm một lần quét cơ sở dữ liệu để cắt tỉa các bộ mục được đánh giá quá cao trong giai đoạn thứ hai.</w:t>
      </w:r>
    </w:p>
    <w:p w:rsidR="00000000" w:rsidDel="00000000" w:rsidP="00000000" w:rsidRDefault="00000000" w:rsidRPr="00000000" w14:paraId="000000EE">
      <w:pPr>
        <w:numPr>
          <w:ilvl w:val="0"/>
          <w:numId w:val="4"/>
        </w:numPr>
        <w:tabs>
          <w:tab w:val="left" w:leader="none" w:pos="1418"/>
          <w:tab w:val="left" w:leader="none" w:pos="9639"/>
        </w:tabs>
        <w:spacing w:after="200" w:before="20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UMining và UMining_H: Đề xuất bởi Yao et al., kết hợp các chiến lược cắt tỉa và giới hạn trên tiện ích để phát hiện các HUI. UMining tốt hơn UMining_H nhưng cả hai đều tạo ra quá nhiều ứng cử viên.</w:t>
      </w:r>
    </w:p>
    <w:p w:rsidR="00000000" w:rsidDel="00000000" w:rsidP="00000000" w:rsidRDefault="00000000" w:rsidRPr="00000000" w14:paraId="000000EF">
      <w:pPr>
        <w:pStyle w:val="Heading5"/>
        <w:tabs>
          <w:tab w:val="left" w:leader="none" w:pos="1418"/>
          <w:tab w:val="left" w:leader="none" w:pos="9639"/>
        </w:tabs>
        <w:spacing w:after="200" w:before="200" w:line="360" w:lineRule="auto"/>
        <w:jc w:val="both"/>
        <w:rPr>
          <w:rFonts w:ascii="Times New Roman" w:cs="Times New Roman" w:eastAsia="Times New Roman" w:hAnsi="Times New Roman"/>
          <w:color w:val="000000"/>
          <w:sz w:val="26"/>
          <w:szCs w:val="26"/>
        </w:rPr>
      </w:pPr>
      <w:bookmarkStart w:colFirst="0" w:colLast="0" w:name="_v8hf3h21204j" w:id="18"/>
      <w:bookmarkEnd w:id="18"/>
      <w:r w:rsidDel="00000000" w:rsidR="00000000" w:rsidRPr="00000000">
        <w:rPr>
          <w:rFonts w:ascii="Times New Roman" w:cs="Times New Roman" w:eastAsia="Times New Roman" w:hAnsi="Times New Roman"/>
          <w:color w:val="000000"/>
          <w:sz w:val="26"/>
          <w:szCs w:val="26"/>
          <w:rtl w:val="0"/>
        </w:rPr>
        <w:t xml:space="preserve">Two-Phase Algorithm</w:t>
      </w:r>
    </w:p>
    <w:p w:rsidR="00000000" w:rsidDel="00000000" w:rsidP="00000000" w:rsidRDefault="00000000" w:rsidRPr="00000000" w14:paraId="000000F0">
      <w:pP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giải quyết các hạn chế của MEU, Liu et al. đã đề xuất thuật toán Hai Pha. Thuật toán </w:t>
      </w:r>
      <w:r w:rsidDel="00000000" w:rsidR="00000000" w:rsidRPr="00000000">
        <w:rPr>
          <w:rFonts w:ascii="Times New Roman" w:cs="Times New Roman" w:eastAsia="Times New Roman" w:hAnsi="Times New Roman"/>
          <w:sz w:val="26"/>
          <w:szCs w:val="26"/>
          <w:rtl w:val="0"/>
        </w:rPr>
        <w:t xml:space="preserve">khái quát hóa thuật toán Apriori, được đề xuất để khai thác các vật phẩm thường xuyên. Hai giai đoạn khám phá không gian tìm kiếm của các mục bằng cách sử dụng tìm kiếm đầu tiên theo chiều rộng. Thuật toán tìm kiếm đầu tiên theo chiều rộng trước tiên xem xét các mục đơn lẻ (1-itemsets), Trong ví dụ đang chạy, đó là {a}, {b}, {c}, {d} và {e}. Sau đó, Two-Phase tạo ra 2-itemset như {a, b},{a, c},{a, d}, và sau đó là 3-itemsets, v.v., cho đến khi nó tạo ra các itemset lớn nhất {a, b, c, d, e} chứa tất cả các mục. Tuy nhiên, hạn chế của thuật toán Hai Pha là vẫn tạo ra quá nhiều ứng cử viên và yêu cầu quét nhiều lần cơ sở dữ liệu, dẫn đến tiêu tốn nhiều thời gian và bộ nhớ.</w:t>
      </w:r>
    </w:p>
    <w:p w:rsidR="00000000" w:rsidDel="00000000" w:rsidP="00000000" w:rsidRDefault="00000000" w:rsidRPr="00000000" w14:paraId="000000F1">
      <w:pP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0000" cy="2616200"/>
            <wp:effectExtent b="0" l="0" r="0" t="0"/>
            <wp:docPr id="12"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59400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3">
      <w:pP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ĐL1: (Cắt tỉa không gian tìm kiếm bằng TWU) Đối với bất kỳ mục X nào, nếu TWU (X) &lt; minutil, thì X là một vật phẩm tiện ích thấp cũng như tất cả các siêu tập hợp của nó.</w:t>
      </w:r>
    </w:p>
    <w:p w:rsidR="00000000" w:rsidDel="00000000" w:rsidP="00000000" w:rsidRDefault="00000000" w:rsidRPr="00000000" w14:paraId="000000F4">
      <w:pP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phương pháp tiếp cận khai thác HUI theo cấp độ có ưu điểm là cho phép người dùng dễ dàng biểu thị giá trị tiện ích của các bộ vật phẩm và tìm ra các bộ vật phẩm có giá trị tiện ích cao hơn ngưỡng được chỉ định. Tuy nhiên, chúng thường gặp phải thách thức là giới hạn kích thước của bộ ứng cử viên và đơn giản hóa việc tính toán tiện ích. Do yêu cầu nhiều lần quét cơ sở dữ liệu, các thuật toán này mất nhiều thời gian thực thi hơn và tiêu thụ bộ nhớ cao, không phù hợp với những cơ sở dữ liệu có kích thước lớn và giao dịch dài.</w:t>
      </w:r>
      <w:r w:rsidDel="00000000" w:rsidR="00000000" w:rsidRPr="00000000">
        <w:rPr>
          <w:rtl w:val="0"/>
        </w:rPr>
      </w:r>
    </w:p>
    <w:p w:rsidR="00000000" w:rsidDel="00000000" w:rsidP="00000000" w:rsidRDefault="00000000" w:rsidRPr="00000000" w14:paraId="000000F5">
      <w:pPr>
        <w:pStyle w:val="Heading4"/>
        <w:tabs>
          <w:tab w:val="left" w:leader="none" w:pos="1418"/>
          <w:tab w:val="left" w:leader="none" w:pos="9639"/>
        </w:tabs>
        <w:spacing w:after="200" w:before="200" w:line="360" w:lineRule="auto"/>
        <w:ind w:left="720" w:firstLine="0"/>
        <w:jc w:val="both"/>
        <w:rPr>
          <w:rFonts w:ascii="Times New Roman" w:cs="Times New Roman" w:eastAsia="Times New Roman" w:hAnsi="Times New Roman"/>
          <w:color w:val="000000"/>
          <w:sz w:val="26"/>
          <w:szCs w:val="26"/>
        </w:rPr>
      </w:pPr>
      <w:bookmarkStart w:colFirst="0" w:colLast="0" w:name="_qtlvw7fd2a2b" w:id="19"/>
      <w:bookmarkEnd w:id="19"/>
      <w:r w:rsidDel="00000000" w:rsidR="00000000" w:rsidRPr="00000000">
        <w:rPr>
          <w:rFonts w:ascii="Times New Roman" w:cs="Times New Roman" w:eastAsia="Times New Roman" w:hAnsi="Times New Roman"/>
          <w:color w:val="000000"/>
          <w:sz w:val="26"/>
          <w:szCs w:val="26"/>
          <w:rtl w:val="0"/>
        </w:rPr>
        <w:t xml:space="preserve">1.1.3.2. Tree-based</w:t>
      </w:r>
    </w:p>
    <w:p w:rsidR="00000000" w:rsidDel="00000000" w:rsidP="00000000" w:rsidRDefault="00000000" w:rsidRPr="00000000" w14:paraId="000000F6">
      <w:pP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phần này, các thuật toán khai thác tập hữu ích cao (HUIM) dựa trên cây được thảo luận nhằm giải quyết các hạn chế của các phương pháp tiếp cận theo cấp độ. Các phương pháp theo cấp độ thường yêu cầu hai giai đoạn để tìm HUI, dẫn đến việc tạo ra nhiều ứng cử viên và quét cơ sở dữ liệu nhiều lần. Để khắc phục vấn đề này, các thuật toán HUIM dựa trên cây đã được đề xuất, sử dụng phương pháp tăng trưởng mô hình và cấu trúc cây nhỏ gọn. Các thuật toán này làm giảm đáng kể số lượng ứng cử viên bằng cách áp dụng các chiến lược cắt tỉa hiệu quả và cải thiện không gian tìm kiếm để tìm HUI. Chúng chỉ cần hai hoặc ba lần quét cơ sở dữ liệu, nhanh hơn nhiều so với các phương pháp tiếp cận giống như Apriori. Mục tiêu chính của các thuật toán này là giảm số lượng ứng cử viên và số lần quét cơ sở dữ liệu thông qua các chiến lược cắt tỉa hiệu quả và cấu trúc cây nhỏ gọn.</w:t>
      </w:r>
      <w:r w:rsidDel="00000000" w:rsidR="00000000" w:rsidRPr="00000000">
        <w:rPr>
          <w:rtl w:val="0"/>
        </w:rPr>
      </w:r>
    </w:p>
    <w:p w:rsidR="00000000" w:rsidDel="00000000" w:rsidP="00000000" w:rsidRDefault="00000000" w:rsidRPr="00000000" w14:paraId="000000F7">
      <w:pPr>
        <w:pStyle w:val="Heading5"/>
        <w:tabs>
          <w:tab w:val="left" w:leader="none" w:pos="1418"/>
          <w:tab w:val="left" w:leader="none" w:pos="9639"/>
        </w:tabs>
        <w:spacing w:after="200" w:before="200" w:line="360" w:lineRule="auto"/>
        <w:jc w:val="both"/>
        <w:rPr>
          <w:rFonts w:ascii="Times New Roman" w:cs="Times New Roman" w:eastAsia="Times New Roman" w:hAnsi="Times New Roman"/>
          <w:color w:val="000000"/>
          <w:sz w:val="26"/>
          <w:szCs w:val="26"/>
        </w:rPr>
      </w:pPr>
      <w:bookmarkStart w:colFirst="0" w:colLast="0" w:name="_bcs184ke1dr" w:id="20"/>
      <w:bookmarkEnd w:id="20"/>
      <w:r w:rsidDel="00000000" w:rsidR="00000000" w:rsidRPr="00000000">
        <w:rPr>
          <w:rFonts w:ascii="Times New Roman" w:cs="Times New Roman" w:eastAsia="Times New Roman" w:hAnsi="Times New Roman"/>
          <w:color w:val="000000"/>
          <w:sz w:val="26"/>
          <w:szCs w:val="26"/>
          <w:rtl w:val="0"/>
        </w:rPr>
        <w:t xml:space="preserve">IHUP - </w:t>
      </w:r>
      <w:hyperlink r:id="rId12">
        <w:r w:rsidDel="00000000" w:rsidR="00000000" w:rsidRPr="00000000">
          <w:rPr>
            <w:rFonts w:ascii="Times New Roman" w:cs="Times New Roman" w:eastAsia="Times New Roman" w:hAnsi="Times New Roman"/>
            <w:color w:val="000000"/>
            <w:sz w:val="26"/>
            <w:szCs w:val="26"/>
            <w:u w:val="single"/>
            <w:rtl w:val="0"/>
          </w:rPr>
          <w:t xml:space="preserve">https://www.philippe-fournier-viger.com/spmf/ihup.pdf</w:t>
        </w:r>
      </w:hyperlink>
      <w:r w:rsidDel="00000000" w:rsidR="00000000" w:rsidRPr="00000000">
        <w:rPr>
          <w:rFonts w:ascii="Times New Roman" w:cs="Times New Roman" w:eastAsia="Times New Roman" w:hAnsi="Times New Roman"/>
          <w:color w:val="000000"/>
          <w:sz w:val="26"/>
          <w:szCs w:val="26"/>
          <w:rtl w:val="0"/>
        </w:rPr>
        <w:t xml:space="preserve">    </w:t>
      </w:r>
    </w:p>
    <w:p w:rsidR="00000000" w:rsidDel="00000000" w:rsidP="00000000" w:rsidRDefault="00000000" w:rsidRPr="00000000" w14:paraId="000000F8">
      <w:pP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Thuật toán IHUP (Incremental High Utility Pattern) là một phương pháp khai thác các tập hợp mục có lợi ích cao trong các cơ sở dữ liệu cập nhật dần. Mục tiêu của IHUP là khai thác hiệu quả các tập hợp mục hữu ích trong các cơ sở dữ liệu mà dữ liệu mới có thể được thêm vào hoặc dữ liệu cũ có thể bị xóa đi.</w:t>
      </w:r>
    </w:p>
    <w:p w:rsidR="00000000" w:rsidDel="00000000" w:rsidP="00000000" w:rsidRDefault="00000000" w:rsidRPr="00000000" w14:paraId="000000F9">
      <w:pP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ba cấu trúc cây mới để khai thác mô hình tiện ích cao trong cơ sở dữ liệu gia tăng: IHUPL (IHUP with Lexicographic Tree), IHUPTF (IHUP Tree with Frequency), IHUPTWU (IHUP Tree with Transaction Weighted Utilization). </w:t>
      </w:r>
    </w:p>
    <w:p w:rsidR="00000000" w:rsidDel="00000000" w:rsidP="00000000" w:rsidRDefault="00000000" w:rsidRPr="00000000" w14:paraId="000000FA">
      <w:pP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410075" cy="2038350"/>
            <wp:effectExtent b="0" l="0" r="0" t="0"/>
            <wp:docPr id="2"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4410075" cy="203835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Hình 3:</w:t>
      </w:r>
    </w:p>
    <w:p w:rsidR="00000000" w:rsidDel="00000000" w:rsidP="00000000" w:rsidRDefault="00000000" w:rsidRPr="00000000" w14:paraId="000000FC">
      <w:pP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ĐN8: </w:t>
      </w:r>
      <w:r w:rsidDel="00000000" w:rsidR="00000000" w:rsidRPr="00000000">
        <w:rPr>
          <w:rFonts w:ascii="Times New Roman" w:cs="Times New Roman" w:eastAsia="Times New Roman" w:hAnsi="Times New Roman"/>
          <w:sz w:val="26"/>
          <w:szCs w:val="26"/>
          <w:rtl w:val="0"/>
        </w:rPr>
        <w:t xml:space="preserve">Tần suất giao dịch (tf) của một ip mục là tf (ip) và đại diện cho số lượng giao dịch mà mục đó xuất hiện. Tần số ban đầu của ip là f(ip), biểu thị số lần xuất hiện thực tế của IP trong các giao dịch đó. Ví dụ: tf(c) = 4 như xuất hiện trong T2, T3, T6; và T7 và f(c) = 12 + 15 + 3 + 2 = 32</w:t>
      </w:r>
      <w:r w:rsidDel="00000000" w:rsidR="00000000" w:rsidRPr="00000000">
        <w:rPr>
          <w:rtl w:val="0"/>
        </w:rPr>
      </w:r>
    </w:p>
    <w:p w:rsidR="00000000" w:rsidDel="00000000" w:rsidP="00000000" w:rsidRDefault="00000000" w:rsidRPr="00000000" w14:paraId="000000FD">
      <w:pPr>
        <w:tabs>
          <w:tab w:val="left" w:leader="none" w:pos="1418"/>
          <w:tab w:val="left" w:leader="none" w:pos="9639"/>
        </w:tabs>
        <w:spacing w:after="200" w:before="200" w:line="360" w:lineRule="auto"/>
        <w:jc w:val="both"/>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IHUP with Lexicographic Tree (IHUPL)</w:t>
      </w:r>
    </w:p>
    <w:p w:rsidR="00000000" w:rsidDel="00000000" w:rsidP="00000000" w:rsidRDefault="00000000" w:rsidRPr="00000000" w14:paraId="000000FE">
      <w:pP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0000" cy="2806700"/>
            <wp:effectExtent b="0" l="0" r="0" t="0"/>
            <wp:docPr id="29" name="image28.png"/>
            <a:graphic>
              <a:graphicData uri="http://schemas.openxmlformats.org/drawingml/2006/picture">
                <pic:pic>
                  <pic:nvPicPr>
                    <pic:cNvPr id="0" name="image28.png"/>
                    <pic:cNvPicPr preferRelativeResize="0"/>
                  </pic:nvPicPr>
                  <pic:blipFill>
                    <a:blip r:embed="rId14"/>
                    <a:srcRect b="0" l="0" r="0" t="0"/>
                    <a:stretch>
                      <a:fillRect/>
                    </a:stretch>
                  </pic:blipFill>
                  <pic:spPr>
                    <a:xfrm>
                      <a:off x="0" y="0"/>
                      <a:ext cx="59400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0">
      <w:pP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4: Cấu tạo của IHUPL-Tree (a) sau khi chèn T1, (b) sau khi chèn T2 (c) sau khi chèn T3 và T4, (d) sau khi chèn db1+ (T5 và T6), và (e) sau khi chèn db2+ (T7 và T8).</w:t>
      </w:r>
    </w:p>
    <w:p w:rsidR="00000000" w:rsidDel="00000000" w:rsidP="00000000" w:rsidRDefault="00000000" w:rsidRPr="00000000" w14:paraId="00000101">
      <w:pP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Đặc tính 1. Thứ tự các mục trong IHUPL-Tree không bị ảnh hưởng mặc dù thay đổi tần suất của các mục bằng cách thêm, xóa và sửa đổi.</w:t>
      </w:r>
    </w:p>
    <w:p w:rsidR="00000000" w:rsidDel="00000000" w:rsidP="00000000" w:rsidRDefault="00000000" w:rsidRPr="00000000" w14:paraId="00000102">
      <w:pPr>
        <w:tabs>
          <w:tab w:val="left" w:leader="none" w:pos="1418"/>
          <w:tab w:val="left" w:leader="none" w:pos="9639"/>
        </w:tabs>
        <w:spacing w:after="200" w:before="200" w:line="360" w:lineRule="auto"/>
        <w:jc w:val="both"/>
        <w:rPr>
          <w:rFonts w:ascii="Times New Roman" w:cs="Times New Roman" w:eastAsia="Times New Roman" w:hAnsi="Times New Roman"/>
          <w:b w:val="1"/>
          <w:i w:val="1"/>
          <w:sz w:val="26"/>
          <w:szCs w:val="26"/>
        </w:rPr>
      </w:pPr>
      <w:commentRangeStart w:id="3"/>
      <w:commentRangeStart w:id="4"/>
      <w:r w:rsidDel="00000000" w:rsidR="00000000" w:rsidRPr="00000000">
        <w:rPr>
          <w:rFonts w:ascii="Times New Roman" w:cs="Times New Roman" w:eastAsia="Times New Roman" w:hAnsi="Times New Roman"/>
          <w:b w:val="1"/>
          <w:i w:val="1"/>
          <w:sz w:val="26"/>
          <w:szCs w:val="26"/>
          <w:rtl w:val="0"/>
        </w:rPr>
        <w:t xml:space="preserve">IHUP Tree with Frequency (IHUPTF)</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103">
      <w:pP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giảm kích thước của IHUPL-Tree, phải tăng chia sẻ tiền tố bên trong nó. Trong cây này, các nút được sắp xếp theo thứ tự giảm dần theo tần suất giao dịch (tf) của chúng để các mục xảy ra trong nhiều giao dịch có thể được giữ ở phần trên của cây, và do đó, có thể đạt được chia sẻ tiền tố cao hơn. IHUPTF-Tree có thể được xây dựng từ IHUPL-Tree bằng phương pháp điều chỉnh đường dẫn dựa trên kỹ thuật phân loại bong bóng bất cứ lúc nào. Bất kỳ nút nào cũng có thể được chia nhỏ khi nó cần được hoán đổi với bất kỳ nút con nào có số lượng nhỏ hơn nút đó. Nếu số lượng hỗ trợ của cả hai nút bằng nhau, một thao tác trao đổi đơn giản giữa chúng được thực hiện. Sau khi thực hiện mỗi thao tác, các nút hoán đổi có cùng mục sẽ được hợp nhất.</w:t>
      </w:r>
    </w:p>
    <w:p w:rsidR="00000000" w:rsidDel="00000000" w:rsidP="00000000" w:rsidRDefault="00000000" w:rsidRPr="00000000" w14:paraId="00000104">
      <w:pP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0000" cy="1447800"/>
            <wp:effectExtent b="0" l="0" r="0" t="0"/>
            <wp:docPr id="21"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9400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tabs>
          <w:tab w:val="left" w:leader="none" w:pos="1418"/>
          <w:tab w:val="left" w:leader="none" w:pos="9639"/>
        </w:tabs>
        <w:spacing w:after="200" w:before="200" w:line="360" w:lineRule="auto"/>
        <w:jc w:val="both"/>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 IHUP Tree with Transaction Weighted Utilization (IHUPTWU)</w:t>
      </w:r>
    </w:p>
    <w:p w:rsidR="00000000" w:rsidDel="00000000" w:rsidP="00000000" w:rsidRDefault="00000000" w:rsidRPr="00000000" w14:paraId="00000106">
      <w:pP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trúc cây: Sử dụng một cây IHUP chứa thông tin về TWU của các mục trong các giao dịch. Thuật toán được thiết kế để giảm thời gian khai thác bằng cách xem xét thứ tự giảm giá trị TWU của các mặt hàng. Cập nhật khi có giao dịch mới được thêm vào hoặc giao dịch cũ bị xóa, cây IHUPTWU sẽ được cập nhật tương ứng với TWU của các mục.</w:t>
      </w:r>
    </w:p>
    <w:p w:rsidR="00000000" w:rsidDel="00000000" w:rsidP="00000000" w:rsidRDefault="00000000" w:rsidRPr="00000000" w14:paraId="00000107">
      <w:pP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Ưu điểm chính của IHUP là các cấu trúc cây được đề xuất là khám phá hiệu quả và đạt được khả năng mở rộng để tăng và khai thác HUP tương tác. Tuy nhiên, thuật toán được đề xuất tạo ra số lượng lớn HTWUIs trong giai đoạn đầu tiên.</w:t>
      </w:r>
    </w:p>
    <w:p w:rsidR="00000000" w:rsidDel="00000000" w:rsidP="00000000" w:rsidRDefault="00000000" w:rsidRPr="00000000" w14:paraId="00000108">
      <w:pPr>
        <w:pStyle w:val="Heading5"/>
        <w:tabs>
          <w:tab w:val="left" w:leader="none" w:pos="1418"/>
          <w:tab w:val="left" w:leader="none" w:pos="9639"/>
        </w:tabs>
        <w:spacing w:after="200" w:before="200" w:line="360" w:lineRule="auto"/>
        <w:jc w:val="both"/>
        <w:rPr>
          <w:rFonts w:ascii="Times New Roman" w:cs="Times New Roman" w:eastAsia="Times New Roman" w:hAnsi="Times New Roman"/>
          <w:i w:val="1"/>
          <w:color w:val="000000"/>
          <w:sz w:val="26"/>
          <w:szCs w:val="26"/>
        </w:rPr>
      </w:pPr>
      <w:bookmarkStart w:colFirst="0" w:colLast="0" w:name="_l64u0kmyec53" w:id="21"/>
      <w:bookmarkEnd w:id="21"/>
      <w:r w:rsidDel="00000000" w:rsidR="00000000" w:rsidRPr="00000000">
        <w:rPr>
          <w:rFonts w:ascii="Times New Roman" w:cs="Times New Roman" w:eastAsia="Times New Roman" w:hAnsi="Times New Roman"/>
          <w:i w:val="1"/>
          <w:color w:val="000000"/>
          <w:sz w:val="26"/>
          <w:szCs w:val="26"/>
          <w:rtl w:val="0"/>
        </w:rPr>
        <w:t xml:space="preserve">UP-Growth (2010)</w:t>
      </w:r>
    </w:p>
    <w:p w:rsidR="00000000" w:rsidDel="00000000" w:rsidP="00000000" w:rsidRDefault="00000000" w:rsidRPr="00000000" w14:paraId="00000109">
      <w:pP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Mặc dù IHUP sử dụng ba cấu trúc cây khác nhau (IHUPL, IHUPTF, IHUPTWU) để quản lý dữ liệu gia tăng, nó vẫn tạo ra một số lượng lớn tập ứng viên có độ hữu ích cao trong giai đoạn đầu. Điều này dẫn đến chi phí xử lý cao khi cần kiểm tra tất cả các ứng viên tiềm năng.UP-Growth sẽ giải quyết vấn đề này bằng cách giảm đáng kể số lượng tập ứng viên ngay từ giai đoạn đầu. UP-Growth sử dụng cấu trúc cây UP-Tree và bốn chiến lược cắt tỉa để loại bỏ các tập mục không tiềm năng sớm hơn, tránh việc tạo ra các ứng viên không cần thiết, từ đó giảm chi phí tính toán và tăng hiệu suất:</w:t>
      </w:r>
    </w:p>
    <w:p w:rsidR="00000000" w:rsidDel="00000000" w:rsidP="00000000" w:rsidRDefault="00000000" w:rsidRPr="00000000" w14:paraId="0000010A">
      <w:pPr>
        <w:numPr>
          <w:ilvl w:val="0"/>
          <w:numId w:val="15"/>
        </w:numPr>
        <w:tabs>
          <w:tab w:val="left" w:leader="none" w:pos="1418"/>
          <w:tab w:val="left" w:leader="none" w:pos="9639"/>
        </w:tabs>
        <w:spacing w:after="200" w:before="20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DGU (Discarding Global Unpromising items): Loại bỏ các mục không tiềm năng trên toàn bộ cơ sở dữ liệu, giúp giảm thiểu số lượng ứng viên từ ban đầu.</w:t>
      </w:r>
    </w:p>
    <w:p w:rsidR="00000000" w:rsidDel="00000000" w:rsidP="00000000" w:rsidRDefault="00000000" w:rsidRPr="00000000" w14:paraId="0000010B">
      <w:pPr>
        <w:numPr>
          <w:ilvl w:val="0"/>
          <w:numId w:val="15"/>
        </w:numPr>
        <w:tabs>
          <w:tab w:val="left" w:leader="none" w:pos="1418"/>
          <w:tab w:val="left" w:leader="none" w:pos="9639"/>
        </w:tabs>
        <w:spacing w:after="200" w:before="20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DGN (Discarding Global Node utilities): Giảm thiểu tiện ích của các nút không tiềm năng trong cây, tránh việc phải kiểm tra các nút không có giá trị hữu ích.</w:t>
      </w:r>
    </w:p>
    <w:p w:rsidR="00000000" w:rsidDel="00000000" w:rsidP="00000000" w:rsidRDefault="00000000" w:rsidRPr="00000000" w14:paraId="0000010C">
      <w:pPr>
        <w:numPr>
          <w:ilvl w:val="0"/>
          <w:numId w:val="15"/>
        </w:numPr>
        <w:tabs>
          <w:tab w:val="left" w:leader="none" w:pos="1418"/>
          <w:tab w:val="left" w:leader="none" w:pos="9639"/>
        </w:tabs>
        <w:spacing w:after="200" w:before="20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DNU (Discarding Local Unpromising items): Loại bỏ các mục không tiềm năng trong từng giao dịch cụ thể, làm giảm kích thước của cây trong từng lần thêm giao dịch.</w:t>
      </w:r>
    </w:p>
    <w:p w:rsidR="00000000" w:rsidDel="00000000" w:rsidP="00000000" w:rsidRDefault="00000000" w:rsidRPr="00000000" w14:paraId="0000010D">
      <w:pPr>
        <w:numPr>
          <w:ilvl w:val="0"/>
          <w:numId w:val="15"/>
        </w:numPr>
        <w:tabs>
          <w:tab w:val="left" w:leader="none" w:pos="1418"/>
          <w:tab w:val="left" w:leader="none" w:pos="9639"/>
        </w:tabs>
        <w:spacing w:after="200" w:before="20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LNU (Discarding Local Node utilities): Giảm thiểu tiện ích của các nút không tiềm năng trong từng giao dịch, giúp tối ưu hóa hơn nữa quá trình khai thác.</w:t>
      </w:r>
    </w:p>
    <w:p w:rsidR="00000000" w:rsidDel="00000000" w:rsidP="00000000" w:rsidRDefault="00000000" w:rsidRPr="00000000" w14:paraId="0000010E">
      <w:pP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Hiệu suất khai thác được cải thiện rõ rệt nhờ các chiến lược cắt tỉa và cấu trúc cây tối ưu. UP-Growth chỉ cần quét cơ sở dữ liệu hai lần và có thể xử lý hiệu quả hơn, đặc biệt là với các cơ sở dữ liệu lớn có nhiều giao dịch dài.</w:t>
      </w:r>
      <w:r w:rsidDel="00000000" w:rsidR="00000000" w:rsidRPr="00000000">
        <w:rPr>
          <w:rtl w:val="0"/>
        </w:rPr>
      </w:r>
    </w:p>
    <w:p w:rsidR="00000000" w:rsidDel="00000000" w:rsidP="00000000" w:rsidRDefault="00000000" w:rsidRPr="00000000" w14:paraId="0000010F">
      <w:pPr>
        <w:pStyle w:val="Heading5"/>
        <w:tabs>
          <w:tab w:val="left" w:leader="none" w:pos="1418"/>
          <w:tab w:val="left" w:leader="none" w:pos="9639"/>
        </w:tabs>
        <w:spacing w:after="200" w:before="200" w:line="360" w:lineRule="auto"/>
        <w:jc w:val="both"/>
        <w:rPr>
          <w:rFonts w:ascii="Times New Roman" w:cs="Times New Roman" w:eastAsia="Times New Roman" w:hAnsi="Times New Roman"/>
          <w:i w:val="1"/>
          <w:color w:val="000000"/>
          <w:sz w:val="26"/>
          <w:szCs w:val="26"/>
        </w:rPr>
      </w:pPr>
      <w:bookmarkStart w:colFirst="0" w:colLast="0" w:name="_8fun6k5t7umu" w:id="22"/>
      <w:bookmarkEnd w:id="22"/>
      <w:r w:rsidDel="00000000" w:rsidR="00000000" w:rsidRPr="00000000">
        <w:rPr>
          <w:rFonts w:ascii="Times New Roman" w:cs="Times New Roman" w:eastAsia="Times New Roman" w:hAnsi="Times New Roman"/>
          <w:i w:val="1"/>
          <w:color w:val="000000"/>
          <w:sz w:val="26"/>
          <w:szCs w:val="26"/>
          <w:rtl w:val="0"/>
        </w:rPr>
        <w:t xml:space="preserve">UP_Growth+ (2013) </w:t>
      </w:r>
    </w:p>
    <w:p w:rsidR="00000000" w:rsidDel="00000000" w:rsidP="00000000" w:rsidRDefault="00000000" w:rsidRPr="00000000" w14:paraId="00000110">
      <w:pP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UP-Growth+ là phiên bản cải tiến của UP-Growth với các tối ưu hóa sâu hơn.Thứ nhất là tối ưu hóa chiến lược cắt tỉa: UP-Growth+ nâng cấp các chiến lược cắt tỉa của UP-Growth để đạt hiệu quả cao hơn, giúp giảm thêm số lượng ứng viên không cần thiết. Thứ hai, hiệu suất cao hơn: UP-Growth+ cải thiện đáng kể thời gian xử lý so với UP-Growth, đặc biệt là trong các cơ sở dữ liệu có ngưỡng độ hữu ích thấp hoặc chứa nhiều giao dịch dài.</w:t>
      </w:r>
    </w:p>
    <w:p w:rsidR="00000000" w:rsidDel="00000000" w:rsidP="00000000" w:rsidRDefault="00000000" w:rsidRPr="00000000" w14:paraId="00000111">
      <w:pPr>
        <w:pStyle w:val="Heading4"/>
        <w:tabs>
          <w:tab w:val="left" w:leader="none" w:pos="1418"/>
          <w:tab w:val="left" w:leader="none" w:pos="9639"/>
        </w:tabs>
        <w:spacing w:after="200" w:before="200" w:line="360" w:lineRule="auto"/>
        <w:ind w:left="720" w:firstLine="0"/>
        <w:jc w:val="both"/>
        <w:rPr>
          <w:rFonts w:ascii="Times New Roman" w:cs="Times New Roman" w:eastAsia="Times New Roman" w:hAnsi="Times New Roman"/>
          <w:color w:val="000000"/>
          <w:sz w:val="26"/>
          <w:szCs w:val="26"/>
        </w:rPr>
      </w:pPr>
      <w:bookmarkStart w:colFirst="0" w:colLast="0" w:name="_wnsvovz1cevl" w:id="23"/>
      <w:bookmarkEnd w:id="23"/>
      <w:r w:rsidDel="00000000" w:rsidR="00000000" w:rsidRPr="00000000">
        <w:rPr>
          <w:rFonts w:ascii="Times New Roman" w:cs="Times New Roman" w:eastAsia="Times New Roman" w:hAnsi="Times New Roman"/>
          <w:color w:val="000000"/>
          <w:sz w:val="26"/>
          <w:szCs w:val="26"/>
          <w:rtl w:val="0"/>
        </w:rPr>
        <w:t xml:space="preserve">1.1.3.3. Utility-list based</w:t>
      </w:r>
    </w:p>
    <w:p w:rsidR="00000000" w:rsidDel="00000000" w:rsidP="00000000" w:rsidRDefault="00000000" w:rsidRPr="00000000" w14:paraId="00000112">
      <w:pP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thuật toán khai thác tập hữu ích cao (HUIM) dựa trên Utility-List được phát triển nhằm khắc phục những hạn chế của các phương pháp tiếp cận theo cấp độ và dựa trên cây trong việc khai thác tập hữu ích cao từ dữ liệu giao dịch. Những thuật toán này tập trung vào việc tối ưu hóa quá trình tìm kiếm và tính toán các tập mục hữu ích cao, giúp giảm thiểu số lần quét dữ liệu và số lượng ứng cử viên không cần thiết.</w:t>
      </w:r>
    </w:p>
    <w:p w:rsidR="00000000" w:rsidDel="00000000" w:rsidP="00000000" w:rsidRDefault="00000000" w:rsidRPr="00000000" w14:paraId="00000113">
      <w:pP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Đặc điểm chính của các thuật toán dựa trên Utility-List:</w:t>
      </w:r>
    </w:p>
    <w:p w:rsidR="00000000" w:rsidDel="00000000" w:rsidP="00000000" w:rsidRDefault="00000000" w:rsidRPr="00000000" w14:paraId="00000114">
      <w:pPr>
        <w:numPr>
          <w:ilvl w:val="0"/>
          <w:numId w:val="1"/>
        </w:numPr>
        <w:tabs>
          <w:tab w:val="left" w:leader="none" w:pos="1418"/>
          <w:tab w:val="left" w:leader="none" w:pos="9639"/>
        </w:tabs>
        <w:spacing w:after="200" w:before="20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trúc dữ liệu Utility-List: Các thuật toán này sử dụng cấu trúc Utility-List, một cấu trúc dọc hoặc ngang, để lưu trữ thông tin về giá trị hữu ích của các tập mục trong các giao dịch. Điều này cho phép thực hiện quá trình khai thác chỉ trong một giai đoạn, không cần phải quét lại dữ liệu nhiều lần.</w:t>
      </w:r>
    </w:p>
    <w:p w:rsidR="00000000" w:rsidDel="00000000" w:rsidP="00000000" w:rsidRDefault="00000000" w:rsidRPr="00000000" w14:paraId="00000115">
      <w:pPr>
        <w:numPr>
          <w:ilvl w:val="0"/>
          <w:numId w:val="19"/>
        </w:numPr>
        <w:tabs>
          <w:tab w:val="left" w:leader="none" w:pos="1418"/>
          <w:tab w:val="left" w:leader="none" w:pos="9639"/>
        </w:tabs>
        <w:spacing w:after="200" w:before="20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theo chiều sâu: Utility-List dựa trên phương pháp tìm kiếm theo chiều sâu, giúp tính toán nhanh chóng giá trị hữu ích của các tập mục, đồng thời loại bỏ các tập mục không tiềm năng nhờ vào việc cắt tỉa không gian tìm kiếm.</w:t>
      </w:r>
    </w:p>
    <w:p w:rsidR="00000000" w:rsidDel="00000000" w:rsidP="00000000" w:rsidRDefault="00000000" w:rsidRPr="00000000" w14:paraId="00000116">
      <w:pPr>
        <w:numPr>
          <w:ilvl w:val="0"/>
          <w:numId w:val="25"/>
        </w:numPr>
        <w:tabs>
          <w:tab w:val="left" w:leader="none" w:pos="1418"/>
          <w:tab w:val="left" w:leader="none" w:pos="9639"/>
        </w:tabs>
        <w:spacing w:after="200" w:before="20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Giới hạn trên của giá trị hữu ích: Giới hạn trên của giá trị hữu ích còn lại được sử dụng để giảm số lượng tập mục cần xem xét. Điều này giúp tiết kiệm thời gian tính toán và giảm bớt bộ nhớ cần thiết.</w:t>
      </w:r>
    </w:p>
    <w:p w:rsidR="00000000" w:rsidDel="00000000" w:rsidP="00000000" w:rsidRDefault="00000000" w:rsidRPr="00000000" w14:paraId="00000117">
      <w:pPr>
        <w:numPr>
          <w:ilvl w:val="0"/>
          <w:numId w:val="21"/>
        </w:numPr>
        <w:tabs>
          <w:tab w:val="left" w:leader="none" w:pos="1418"/>
          <w:tab w:val="left" w:leader="none" w:pos="9639"/>
        </w:tabs>
        <w:spacing w:after="200" w:before="20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Tránh việc tạo ứng cử viên: Các thuật toán dựa trên Utility-List tránh việc tạo ra các ứng cử viên trung gian và tính toán hữu ích phức tạp, giúp cải thiện hiệu suất tổng thể của quá trình khai thác.</w:t>
      </w:r>
    </w:p>
    <w:p w:rsidR="00000000" w:rsidDel="00000000" w:rsidP="00000000" w:rsidRDefault="00000000" w:rsidRPr="00000000" w14:paraId="00000118">
      <w:pPr>
        <w:numPr>
          <w:ilvl w:val="0"/>
          <w:numId w:val="17"/>
        </w:numPr>
        <w:tabs>
          <w:tab w:val="left" w:leader="none" w:pos="1418"/>
          <w:tab w:val="left" w:leader="none" w:pos="9639"/>
        </w:tabs>
        <w:spacing w:after="200" w:before="20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Khả năng mở rộng: Nhờ vào các chiến lược tối ưu hóa trên, các thuật toán dựa trên Utility-List có khả năng mở rộng tốt, phù hợp với các tập dữ liệu có số lượng lớn các sản phẩm và giao dịch.</w:t>
      </w:r>
    </w:p>
    <w:p w:rsidR="00000000" w:rsidDel="00000000" w:rsidP="00000000" w:rsidRDefault="00000000" w:rsidRPr="00000000" w14:paraId="00000119">
      <w:pPr>
        <w:pStyle w:val="Heading5"/>
        <w:tabs>
          <w:tab w:val="left" w:leader="none" w:pos="1418"/>
          <w:tab w:val="left" w:leader="none" w:pos="9639"/>
        </w:tabs>
        <w:spacing w:after="200" w:before="200" w:line="360" w:lineRule="auto"/>
        <w:ind w:left="720" w:firstLine="0"/>
        <w:jc w:val="both"/>
        <w:rPr>
          <w:rFonts w:ascii="Times New Roman" w:cs="Times New Roman" w:eastAsia="Times New Roman" w:hAnsi="Times New Roman"/>
          <w:color w:val="000000"/>
          <w:sz w:val="26"/>
          <w:szCs w:val="26"/>
        </w:rPr>
      </w:pPr>
      <w:bookmarkStart w:colFirst="0" w:colLast="0" w:name="_sqnuw299qyl7" w:id="24"/>
      <w:bookmarkEnd w:id="24"/>
      <w:r w:rsidDel="00000000" w:rsidR="00000000" w:rsidRPr="00000000">
        <w:rPr>
          <w:rFonts w:ascii="Times New Roman" w:cs="Times New Roman" w:eastAsia="Times New Roman" w:hAnsi="Times New Roman"/>
          <w:i w:val="1"/>
          <w:color w:val="000000"/>
          <w:sz w:val="26"/>
          <w:szCs w:val="26"/>
          <w:rtl w:val="0"/>
        </w:rPr>
        <w:t xml:space="preserve">HUI Miner</w:t>
      </w:r>
      <w:r w:rsidDel="00000000" w:rsidR="00000000" w:rsidRPr="00000000">
        <w:rPr>
          <w:rFonts w:ascii="Times New Roman" w:cs="Times New Roman" w:eastAsia="Times New Roman" w:hAnsi="Times New Roman"/>
          <w:color w:val="000000"/>
          <w:sz w:val="26"/>
          <w:szCs w:val="26"/>
          <w:rtl w:val="0"/>
        </w:rPr>
        <w:t xml:space="preserve"> - </w:t>
      </w:r>
      <w:hyperlink r:id="rId16">
        <w:r w:rsidDel="00000000" w:rsidR="00000000" w:rsidRPr="00000000">
          <w:rPr>
            <w:rFonts w:ascii="Times New Roman" w:cs="Times New Roman" w:eastAsia="Times New Roman" w:hAnsi="Times New Roman"/>
            <w:color w:val="000000"/>
            <w:sz w:val="26"/>
            <w:szCs w:val="26"/>
            <w:u w:val="single"/>
            <w:rtl w:val="0"/>
          </w:rPr>
          <w:t xml:space="preserve">https://www.philippe-fournier-viger.com/spmf/huiminer.pdf</w:t>
        </w:r>
      </w:hyperlink>
      <w:r w:rsidDel="00000000" w:rsidR="00000000" w:rsidRPr="00000000">
        <w:rPr>
          <w:rFonts w:ascii="Times New Roman" w:cs="Times New Roman" w:eastAsia="Times New Roman" w:hAnsi="Times New Roman"/>
          <w:color w:val="000000"/>
          <w:sz w:val="26"/>
          <w:szCs w:val="26"/>
          <w:rtl w:val="0"/>
        </w:rPr>
        <w:t xml:space="preserve"> </w:t>
      </w:r>
    </w:p>
    <w:p w:rsidR="00000000" w:rsidDel="00000000" w:rsidP="00000000" w:rsidRDefault="00000000" w:rsidRPr="00000000" w14:paraId="0000011A">
      <w:pPr>
        <w:tabs>
          <w:tab w:val="left" w:leader="none" w:pos="1418"/>
          <w:tab w:val="left" w:leader="none" w:pos="9639"/>
        </w:tabs>
        <w:spacing w:after="200" w:before="200" w:line="360" w:lineRule="auto"/>
        <w:ind w:left="420" w:firstLine="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Để xác định tập lợi ích cao, các thuật toán đầu tiên tạo ra tập ứng cử viên từ cách đánh giá các lợi ích cao vì vậy sẽ gặp những vấn đề là tạo ra một số lượng lớn tập ứng viên nhưng hầu hết các ứng cử viên được sinh ra là lợi ích không cao sau khi các lợi ích được tính chính xác. HUI-Miner (High Utility Itemset Miner) sử dụng một cấu trúc mới, được gọi là danh sách lợi ích, để lưu trữ tất cả các thông tin hữu ích về một tập và tìm ra thông tin để cắt tỉa không gian tìm kiếm của HUI- Miner. Bằng cách tránh tạo ra các tập ứng viên thế hệ và tính toán lợi ích của nhiều tập ứng viên, HUI- Miner hiệu quả hơn vì có thể khai thác tập lợi ích cao từ danh sách lợi ích (utility list).</w:t>
      </w:r>
      <w:r w:rsidDel="00000000" w:rsidR="00000000" w:rsidRPr="00000000">
        <w:rPr>
          <w:rtl w:val="0"/>
        </w:rPr>
      </w:r>
    </w:p>
    <w:p w:rsidR="00000000" w:rsidDel="00000000" w:rsidP="00000000" w:rsidRDefault="00000000" w:rsidRPr="00000000" w14:paraId="0000011B">
      <w:pPr>
        <w:shd w:fill="ffffff" w:val="clear"/>
        <w:tabs>
          <w:tab w:val="left" w:leader="none" w:pos="1418"/>
          <w:tab w:val="left" w:leader="none" w:pos="9639"/>
        </w:tabs>
        <w:spacing w:after="200" w:before="200" w:line="360" w:lineRule="auto"/>
        <w:ind w:left="0" w:firstLine="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3876675" cy="1819275"/>
            <wp:effectExtent b="0" l="0" r="0" t="0"/>
            <wp:docPr id="14" name="image29.png"/>
            <a:graphic>
              <a:graphicData uri="http://schemas.openxmlformats.org/drawingml/2006/picture">
                <pic:pic>
                  <pic:nvPicPr>
                    <pic:cNvPr id="0" name="image29.png"/>
                    <pic:cNvPicPr preferRelativeResize="0"/>
                  </pic:nvPicPr>
                  <pic:blipFill>
                    <a:blip r:embed="rId17"/>
                    <a:srcRect b="0" l="0" r="0" t="0"/>
                    <a:stretch>
                      <a:fillRect/>
                    </a:stretch>
                  </pic:blipFill>
                  <pic:spPr>
                    <a:xfrm>
                      <a:off x="0" y="0"/>
                      <a:ext cx="3876675" cy="1819275"/>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shd w:fill="ffffff" w:val="clear"/>
        <w:tabs>
          <w:tab w:val="left" w:leader="none" w:pos="1418"/>
          <w:tab w:val="left" w:leader="none" w:pos="9639"/>
        </w:tabs>
        <w:spacing w:after="200" w:before="20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Utility-list là danh sách các phần tử, mỗi phần tử chứa thông tin về một tập mục và các giao dịch mà tập mục đó xuất hiện.</w:t>
      </w:r>
    </w:p>
    <w:p w:rsidR="00000000" w:rsidDel="00000000" w:rsidP="00000000" w:rsidRDefault="00000000" w:rsidRPr="00000000" w14:paraId="0000011D">
      <w:pPr>
        <w:shd w:fill="ffffff" w:val="clear"/>
        <w:tabs>
          <w:tab w:val="left" w:leader="none" w:pos="1418"/>
          <w:tab w:val="left" w:leader="none" w:pos="9639"/>
        </w:tabs>
        <w:spacing w:after="200" w:before="20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utility-list của một tập mục (X), mỗi phần tử chứa ba trường chính:</w:t>
      </w:r>
    </w:p>
    <w:p w:rsidR="00000000" w:rsidDel="00000000" w:rsidP="00000000" w:rsidRDefault="00000000" w:rsidRPr="00000000" w14:paraId="0000011E">
      <w:pPr>
        <w:numPr>
          <w:ilvl w:val="0"/>
          <w:numId w:val="20"/>
        </w:numPr>
        <w:shd w:fill="ffffff" w:val="clear"/>
        <w:tabs>
          <w:tab w:val="left" w:leader="none" w:pos="1418"/>
          <w:tab w:val="left" w:leader="none" w:pos="9639"/>
        </w:tabs>
        <w:spacing w:after="200" w:before="20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tid: Chỉ định giao dịch (T) chứa tập mục (X). Đây là mã giao dịch mà tập mục xuất hiện.</w:t>
      </w:r>
    </w:p>
    <w:p w:rsidR="00000000" w:rsidDel="00000000" w:rsidP="00000000" w:rsidRDefault="00000000" w:rsidRPr="00000000" w14:paraId="0000011F">
      <w:pPr>
        <w:numPr>
          <w:ilvl w:val="0"/>
          <w:numId w:val="20"/>
        </w:numPr>
        <w:shd w:fill="ffffff" w:val="clear"/>
        <w:tabs>
          <w:tab w:val="left" w:leader="none" w:pos="1418"/>
          <w:tab w:val="left" w:leader="none" w:pos="9639"/>
        </w:tabs>
        <w:spacing w:after="200" w:before="20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iutil: Giá trị hữu ích của tập mục (X) trong giao dịch (T), ký hiệu là ( u(X, T) ). Đây là tổng giá trị hữu ích mà tập mục (X) đóng góp trong giao dịch đó.</w:t>
      </w:r>
    </w:p>
    <w:p w:rsidR="00000000" w:rsidDel="00000000" w:rsidP="00000000" w:rsidRDefault="00000000" w:rsidRPr="00000000" w14:paraId="00000120">
      <w:pPr>
        <w:numPr>
          <w:ilvl w:val="0"/>
          <w:numId w:val="20"/>
        </w:numPr>
        <w:shd w:fill="ffffff" w:val="clear"/>
        <w:tabs>
          <w:tab w:val="left" w:leader="none" w:pos="1418"/>
          <w:tab w:val="left" w:leader="none" w:pos="9639"/>
        </w:tabs>
        <w:spacing w:after="200" w:before="20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rutil: Giá trị hữu ích còn lại của tập mục (X) trong giao dịch (T), ký hiệu là ( ru(X, T)). Đây là tổng giá trị hữu ích của các mục còn lại trong giao dịch sau khi loại bỏ tập mục (X).</w:t>
      </w:r>
    </w:p>
    <w:p w:rsidR="00000000" w:rsidDel="00000000" w:rsidP="00000000" w:rsidRDefault="00000000" w:rsidRPr="00000000" w14:paraId="00000121">
      <w:pPr>
        <w:shd w:fill="ffffff" w:val="clear"/>
        <w:tabs>
          <w:tab w:val="left" w:leader="none" w:pos="1418"/>
          <w:tab w:val="left" w:leader="none" w:pos="9639"/>
        </w:tabs>
        <w:spacing w:after="200" w:before="20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hãy xem xét danh sách tiện ích của các itemset {c}. Trong T1, u({c}, T1) = 2, ru({c}, T1) = u(b, T1) + u(d, T1) = 2 + 5 = 7, và do đó phần tử &lt;1, 2, 7&gt; nằm trong danh sách tiện ích của {c} (&lt;x, y, z&gt; có nghĩa là &lt;tid, iutil, rutil&gt; và 1 đại diện cho T1 để đơn giản.). Trong T2, u({c}, T2) = 3, ru({c}, T2) = u(b, T2) + u(a, T2) + u(d, T2) = 2 + 4 + 5 = 11, và do đó phần tử &lt;2, 3, 11&gt; cũng thuộc danh sách tiện ích của {c}. Phần còn lại có thể được tìm ra theo cách tương tự.</w:t>
      </w:r>
    </w:p>
    <w:p w:rsidR="00000000" w:rsidDel="00000000" w:rsidP="00000000" w:rsidRDefault="00000000" w:rsidRPr="00000000" w14:paraId="00000122">
      <w:pPr>
        <w:shd w:fill="ffffff" w:val="clear"/>
        <w:tabs>
          <w:tab w:val="left" w:leader="none" w:pos="1418"/>
          <w:tab w:val="left" w:leader="none" w:pos="9639"/>
        </w:tabs>
        <w:spacing w:after="200" w:before="200" w:line="360" w:lineRule="auto"/>
        <w:ind w:left="0" w:firstLine="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3819525" cy="1524000"/>
            <wp:effectExtent b="0" l="0" r="0" t="0"/>
            <wp:docPr id="10"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3819525"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shd w:fill="ffffff" w:val="clea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Utility-list ban đầu của một tập mục đơn (1-itemset) được tạo trong lần quét cơ sở dữ liệu thứ hai. Mỗi phần tử trong utility-list chứa ba trường: mã giao dịch (tid), giá trị hữu ích của tập mục trong giao dịch đó (iutil), và giá trị hữu ích còn lại của các mục còn lại trong cùng giao dịch (rutil).</w:t>
      </w:r>
    </w:p>
    <w:p w:rsidR="00000000" w:rsidDel="00000000" w:rsidP="00000000" w:rsidRDefault="00000000" w:rsidRPr="00000000" w14:paraId="00000124">
      <w:pPr>
        <w:shd w:fill="ffffff" w:val="clea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Utility-Lists of 2-Itemsets: Để xây dựng utility-list của tập mục 2-itemset ({xy}), ta thực hiện giao nhau giữa utility-list của ({x}) và ({y}). Quy trình tìm các giao dịch chung thực hiện bằng cách so sánh các mã giao dịch (tid) trong hai utility-lists. Ví dụ, để xây dựng utility-list của ({eb}), ta giao nhau utility-list của ({e}) và ({b}), kết quả là (langle 2, 6, 9 rangle) và (langle 5, 12, 10 rangle).</w:t>
      </w:r>
    </w:p>
    <w:p w:rsidR="00000000" w:rsidDel="00000000" w:rsidP="00000000" w:rsidRDefault="00000000" w:rsidRPr="00000000" w14:paraId="00000125">
      <w:pPr>
        <w:shd w:fill="ffffff" w:val="clea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Utility-Lists of k-Itemsets (k≥3): Để xây dựng utility-list của k-itemset ({i1, cdots, i(k-1), ik}) (với (k geq 3)), ta thực hiện giao nhau giữa utility-list của ({i1, cdots, i(k-2), i(k-1)}) và ({i1, cdots, i(k-2), ik}). Ví dụ, để xây dựng utility-list của ({eba}), ta giao nhau giữa utility-list của ({eb}) và ({ea}). Tuy nhiên, cần lưu ý rằng việc tính toán có thể gặp lỗi nếu không tính đúng giá trị hữu ích của các itemset liên quan.</w:t>
      </w:r>
    </w:p>
    <w:p w:rsidR="00000000" w:rsidDel="00000000" w:rsidP="00000000" w:rsidRDefault="00000000" w:rsidRPr="00000000" w14:paraId="00000126">
      <w:pPr>
        <w:shd w:fill="ffffff" w:val="clea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thuật toán HUI-Miner, không gian tìm kiếm của bài toán khai thác tập hữu ích cao (HUI) có thể được biểu diễn dưới dạng cây liệt kê tập mục (set-enumeration tree). Để xây dựng cây này:</w:t>
      </w:r>
    </w:p>
    <w:p w:rsidR="00000000" w:rsidDel="00000000" w:rsidP="00000000" w:rsidRDefault="00000000" w:rsidRPr="00000000" w14:paraId="00000127">
      <w:pPr>
        <w:numPr>
          <w:ilvl w:val="0"/>
          <w:numId w:val="2"/>
        </w:numPr>
        <w:shd w:fill="ffffff" w:val="clear"/>
        <w:tabs>
          <w:tab w:val="left" w:leader="none" w:pos="1418"/>
          <w:tab w:val="left" w:leader="none" w:pos="9639"/>
        </w:tabs>
        <w:spacing w:after="200" w:before="20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Gốc Cây: Tạo một nút gốc đại diện cho tập hợp tất cả các mục.</w:t>
      </w:r>
    </w:p>
    <w:p w:rsidR="00000000" w:rsidDel="00000000" w:rsidP="00000000" w:rsidRDefault="00000000" w:rsidRPr="00000000" w14:paraId="00000128">
      <w:pPr>
        <w:numPr>
          <w:ilvl w:val="0"/>
          <w:numId w:val="2"/>
        </w:numPr>
        <w:shd w:fill="ffffff" w:val="clear"/>
        <w:tabs>
          <w:tab w:val="left" w:leader="none" w:pos="1418"/>
          <w:tab w:val="left" w:leader="none" w:pos="9639"/>
        </w:tabs>
        <w:spacing w:after="200" w:before="20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Con: Tạo n nút con của gốc, mỗi nút đại diện cho một 1-itemset.</w:t>
      </w:r>
    </w:p>
    <w:p w:rsidR="00000000" w:rsidDel="00000000" w:rsidP="00000000" w:rsidRDefault="00000000" w:rsidRPr="00000000" w14:paraId="00000129">
      <w:pPr>
        <w:numPr>
          <w:ilvl w:val="0"/>
          <w:numId w:val="2"/>
        </w:numPr>
        <w:shd w:fill="ffffff" w:val="clear"/>
        <w:tabs>
          <w:tab w:val="left" w:leader="none" w:pos="1418"/>
          <w:tab w:val="left" w:leader="none" w:pos="9639"/>
        </w:tabs>
        <w:spacing w:after="200" w:before="20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Rộng: Đối với mỗi nút đại diện cho một itemset, tạo các nút con đại diện cho các itemset mở rộng từ nút đó. Quy trình này lặp lại cho đến khi tất cả các nút lá được tạo ra.</w:t>
      </w:r>
    </w:p>
    <w:p w:rsidR="00000000" w:rsidDel="00000000" w:rsidP="00000000" w:rsidRDefault="00000000" w:rsidRPr="00000000" w14:paraId="0000012A">
      <w:pPr>
        <w:shd w:fill="ffffff" w:val="clea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Với tập hợp các mục I={e,c,b,a,d} và thứ tự e&lt;c&lt;b&lt;a&lt;d, cây liệt kê tập mục sẽ bao gồm tất cả các tập hợp mục con của I.</w:t>
      </w:r>
    </w:p>
    <w:p w:rsidR="00000000" w:rsidDel="00000000" w:rsidP="00000000" w:rsidRDefault="00000000" w:rsidRPr="00000000" w14:paraId="0000012B">
      <w:pPr>
        <w:shd w:fill="ffffff" w:val="clear"/>
        <w:tabs>
          <w:tab w:val="left" w:leader="none" w:pos="1418"/>
          <w:tab w:val="left" w:leader="none" w:pos="9639"/>
        </w:tabs>
        <w:spacing w:after="200" w:before="200" w:line="36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867150" cy="2667000"/>
            <wp:effectExtent b="0" l="0" r="0" t="0"/>
            <wp:docPr id="26" name="image27.png"/>
            <a:graphic>
              <a:graphicData uri="http://schemas.openxmlformats.org/drawingml/2006/picture">
                <pic:pic>
                  <pic:nvPicPr>
                    <pic:cNvPr id="0" name="image27.png"/>
                    <pic:cNvPicPr preferRelativeResize="0"/>
                  </pic:nvPicPr>
                  <pic:blipFill>
                    <a:blip r:embed="rId19"/>
                    <a:srcRect b="0" l="0" r="0" t="0"/>
                    <a:stretch>
                      <a:fillRect/>
                    </a:stretch>
                  </pic:blipFill>
                  <pic:spPr>
                    <a:xfrm>
                      <a:off x="0" y="0"/>
                      <a:ext cx="386715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pStyle w:val="Heading5"/>
        <w:tabs>
          <w:tab w:val="left" w:leader="none" w:pos="1418"/>
          <w:tab w:val="left" w:leader="none" w:pos="9639"/>
        </w:tabs>
        <w:spacing w:after="200" w:before="200" w:line="360" w:lineRule="auto"/>
        <w:jc w:val="both"/>
        <w:rPr>
          <w:rFonts w:ascii="Times New Roman" w:cs="Times New Roman" w:eastAsia="Times New Roman" w:hAnsi="Times New Roman"/>
          <w:color w:val="000000"/>
          <w:sz w:val="26"/>
          <w:szCs w:val="26"/>
        </w:rPr>
      </w:pPr>
      <w:bookmarkStart w:colFirst="0" w:colLast="0" w:name="_hjzajf41j176" w:id="25"/>
      <w:bookmarkEnd w:id="25"/>
      <w:r w:rsidDel="00000000" w:rsidR="00000000" w:rsidRPr="00000000">
        <w:rPr>
          <w:rFonts w:ascii="Times New Roman" w:cs="Times New Roman" w:eastAsia="Times New Roman" w:hAnsi="Times New Roman"/>
          <w:color w:val="000000"/>
          <w:sz w:val="26"/>
          <w:szCs w:val="26"/>
          <w:rtl w:val="0"/>
        </w:rPr>
        <w:t xml:space="preserve">FHM (2014) </w:t>
      </w:r>
    </w:p>
    <w:p w:rsidR="00000000" w:rsidDel="00000000" w:rsidP="00000000" w:rsidRDefault="00000000" w:rsidRPr="00000000" w14:paraId="0000012D">
      <w:pP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HUI-Miner là một thuật toán rất hiệu quả. Tuy nhiên, một nhược điểm là thao tác tham gia để tính toán danh sách tiện ích của một mặt hàng rất tốn kém. Thuật toán FHM cải thiện HUI-Miner bằng cách có thể loại bỏ các bộ mục tiện ích thấp mà không cần thực hiện các thao tác nối.</w:t>
      </w:r>
    </w:p>
    <w:p w:rsidR="00000000" w:rsidDel="00000000" w:rsidP="00000000" w:rsidRDefault="00000000" w:rsidRPr="00000000" w14:paraId="0000012E">
      <w:pP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ví dụ trên thì ta có như sau:</w:t>
      </w:r>
    </w:p>
    <w:p w:rsidR="00000000" w:rsidDel="00000000" w:rsidP="00000000" w:rsidRDefault="00000000" w:rsidRPr="00000000" w14:paraId="0000012F">
      <w:pP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181600" cy="1390650"/>
            <wp:effectExtent b="0" l="0" r="0" t="0"/>
            <wp:docPr id="6"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181600" cy="139065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638800" cy="1676400"/>
            <wp:effectExtent b="0" l="0" r="0" t="0"/>
            <wp:docPr id="15"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6388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2">
      <w:pP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TWU của tất cả các cặp mặt hàng và lưu trữ nó trong một cấu trúc có tên EUCS và có thể được triển khai dưới dạng (1) ma trận tam giác hoặc (2) hashmap. </w:t>
      </w:r>
    </w:p>
    <w:p w:rsidR="00000000" w:rsidDel="00000000" w:rsidP="00000000" w:rsidRDefault="00000000" w:rsidRPr="00000000" w14:paraId="00000133">
      <w:pP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VD: twu({a,b}) = 30,  twu({a,c})=65</w:t>
      </w:r>
    </w:p>
    <w:p w:rsidR="00000000" w:rsidDel="00000000" w:rsidP="00000000" w:rsidRDefault="00000000" w:rsidRPr="00000000" w14:paraId="00000134">
      <w:pP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đó, trong quá trình tìm kiếm, hãy xem xét rằng chúng ta cần tính toán danh sách tiện ích của một mục X. Nếu X chứa một cặp mục i và j sao cho TWU ({i, j}) &lt; minutil, thì X là tiện ích thấp cũng như tất cả các phần mở rộng của nó. </w:t>
      </w:r>
    </w:p>
    <w:p w:rsidR="00000000" w:rsidDel="00000000" w:rsidP="00000000" w:rsidRDefault="00000000" w:rsidRPr="00000000" w14:paraId="00000135">
      <w:pP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VD: Ta cần tính 1 mục mới {a,b,c}. mà ngướng minutil là 50. Vậy thì không cần tạo vì twu({a,b}) không thể lớn hơn 30</w:t>
      </w:r>
    </w:p>
    <w:p w:rsidR="00000000" w:rsidDel="00000000" w:rsidP="00000000" w:rsidRDefault="00000000" w:rsidRPr="00000000" w14:paraId="00000136">
      <w:pP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đó chỉ cần sử dụng bảng đơn giản này chúng ta chỉ cần thực hiện 1 lần bằng cách đọc cơ sở dữ liệu chúng ta có thể loại bỏ rất nhiều phép nối theo cách HUI. Kết quả thử nghiệm cho thấy FHM nhanh hơn tới sáu lần và thực hiện các hoạt động tham gia ít hơn tới 95% so với HUI-Miner.</w:t>
      </w:r>
    </w:p>
    <w:p w:rsidR="00000000" w:rsidDel="00000000" w:rsidP="00000000" w:rsidRDefault="00000000" w:rsidRPr="00000000" w14:paraId="00000137">
      <w:pPr>
        <w:pStyle w:val="Heading5"/>
        <w:tabs>
          <w:tab w:val="left" w:leader="none" w:pos="1418"/>
          <w:tab w:val="left" w:leader="none" w:pos="9639"/>
        </w:tabs>
        <w:spacing w:after="200" w:before="200" w:line="360" w:lineRule="auto"/>
        <w:jc w:val="both"/>
        <w:rPr>
          <w:rFonts w:ascii="Times New Roman" w:cs="Times New Roman" w:eastAsia="Times New Roman" w:hAnsi="Times New Roman"/>
          <w:color w:val="000000"/>
          <w:sz w:val="26"/>
          <w:szCs w:val="26"/>
        </w:rPr>
      </w:pPr>
      <w:bookmarkStart w:colFirst="0" w:colLast="0" w:name="_bz43mbjiyvn5" w:id="26"/>
      <w:bookmarkEnd w:id="26"/>
      <w:r w:rsidDel="00000000" w:rsidR="00000000" w:rsidRPr="00000000">
        <w:rPr>
          <w:rFonts w:ascii="Times New Roman" w:cs="Times New Roman" w:eastAsia="Times New Roman" w:hAnsi="Times New Roman"/>
          <w:color w:val="000000"/>
          <w:sz w:val="26"/>
          <w:szCs w:val="26"/>
          <w:rtl w:val="0"/>
        </w:rPr>
        <w:t xml:space="preserve">EIHI - Efficient Incremental High-Utility Itemset Mining</w:t>
      </w:r>
    </w:p>
    <w:p w:rsidR="00000000" w:rsidDel="00000000" w:rsidP="00000000" w:rsidRDefault="00000000" w:rsidRPr="00000000" w14:paraId="00000138">
      <w:pP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EIHI là một thuật toán mới dựa trên FHM, được đề xuất để khai thác và cập nhật các tập mục cao trong cơ sở dữ liệu động, nơi dữ liệu có thể được cập nhật liên tục. Thuật toán tối ưu hóa việc tính toán TWU và danh sách tiện ích, EUCS và áp dụng các điều kiện cắt tỉa mới để cải thiện hiệu quả. Thuật toán này cải tiến so với các phương pháp trước đó là việc lưu trữ tập mục trong cấu trúc trie gọi là HUI-trie.</w:t>
      </w:r>
    </w:p>
    <w:p w:rsidR="00000000" w:rsidDel="00000000" w:rsidP="00000000" w:rsidRDefault="00000000" w:rsidRPr="00000000" w14:paraId="00000139">
      <w:pP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HUI-trie là một cấu trúc cây giống trie, trong đó mỗi nút đại diện cho một item và mỗi tập mục được biểu diễn bằng một đường đi từ gốc đến một nút lá hoặc nút bên trong.</w:t>
      </w:r>
    </w:p>
    <w:p w:rsidR="00000000" w:rsidDel="00000000" w:rsidP="00000000" w:rsidRDefault="00000000" w:rsidRPr="00000000" w14:paraId="0000013A">
      <w:pP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499388" cy="3133725"/>
            <wp:effectExtent b="0" l="0" r="0" t="0"/>
            <wp:docPr id="7"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3499388" cy="3133725"/>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pháp cải tiến của EIHI khi cơ sở dữ liệu được cập nhật dựa trên ba yếu tố chính. Thứ nhất, thuật toán duy trì TWU bằng cách chỉ cập nhật TWU cho các mục xuất hiện trong giao dịch mới (N) khi cơ sở dữ liệu thay đổi (D'), thay vì phải tính lại TWU cho toàn bộ cơ sở dữ liệu. Điều này giúp tiết kiệm đáng kể thời gian và tài nguyên tính toán. Thứ hai, EIHI giới hạn không gian tìm kiếm bằng cách chỉ tập trung vào các tập mục xuất hiện trong giao dịch mới, loại bỏ các tập mục không xuất hiện trong giao dịch này khỏi quá trình tìm kiếm. Cuối cùng, trình tự của các mục được bảo lưu từ cơ sở dữ liệu cũ (D) và chỉ các mục mới từ cơ sở dữ liệu mới (D') được thêm vào. Điều này giúp đảm bảo tính nhất quán và hiệu quả trong quá trình khai thác các tập phổ biến có lợi ích cao.</w:t>
      </w:r>
    </w:p>
    <w:p w:rsidR="00000000" w:rsidDel="00000000" w:rsidP="00000000" w:rsidRDefault="00000000" w:rsidRPr="00000000" w14:paraId="0000013C">
      <w:pP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ra còn 1 số thuật toán khác: HUP-Miner(2015), HMiner (2017),… mới nhất là HUIM-SU (2022)</w:t>
      </w:r>
    </w:p>
    <w:p w:rsidR="00000000" w:rsidDel="00000000" w:rsidP="00000000" w:rsidRDefault="00000000" w:rsidRPr="00000000" w14:paraId="0000013D">
      <w:pP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ta chỉ ra rằng các thuật toán dựa trên danh sách tiện ích có thể nhanh hơn hai bậc cường độ so với các thuật toán hai pha. Tuy nhiên, các thuật toán dựa trên danh sách tiện ích có những nhược điểm quan trọng. Đầu tiên, các thuật toán này có thể khám phá một số tập mục không bao giờ xuất hiện trong cơ sở dữ liệu vì các bộ mục được tạo bằng cách kết hợp các tập mục mà không cần đọc cơ sở dữ liệu. Do đó, các thuật toán này có thể lãng phí rất nhiều thời gian để xây dựng danh sách tiện ích của các bộ mục không tồn tại. Thứ hai, các thuật toán này đôi khi tiêu tốn rất nhiều bộ nhớ, vì một danh sách tiện ích phải được xây dựng cho mỗi mục truy cập trong không gian tìm kiếm. Danh sách tiện ích của một itemset có thể khá lớn. Trong trường hợp xấu nhất, nó chứa một bộ dữ liệu cho mỗi giao dịch của cơ sở dữ liệu. Hoạt động nối cũng có thể đặc biệt tốn kém vì hai hoặc ba danh sách tiện ích phải được so sánh để xây dựng danh sách tiện ích của mỗi k-itemset (k &gt; 1). </w:t>
      </w:r>
    </w:p>
    <w:p w:rsidR="00000000" w:rsidDel="00000000" w:rsidP="00000000" w:rsidRDefault="00000000" w:rsidRPr="00000000" w14:paraId="0000013E">
      <w:pPr>
        <w:pStyle w:val="Heading4"/>
        <w:tabs>
          <w:tab w:val="left" w:leader="none" w:pos="1418"/>
          <w:tab w:val="left" w:leader="none" w:pos="9639"/>
        </w:tabs>
        <w:spacing w:after="200" w:before="200" w:line="360" w:lineRule="auto"/>
        <w:jc w:val="both"/>
        <w:rPr>
          <w:rFonts w:ascii="Times New Roman" w:cs="Times New Roman" w:eastAsia="Times New Roman" w:hAnsi="Times New Roman"/>
          <w:color w:val="000000"/>
          <w:sz w:val="26"/>
          <w:szCs w:val="26"/>
        </w:rPr>
      </w:pPr>
      <w:bookmarkStart w:colFirst="0" w:colLast="0" w:name="_22p8y9dzmgjp" w:id="27"/>
      <w:bookmarkEnd w:id="27"/>
      <w:r w:rsidDel="00000000" w:rsidR="00000000" w:rsidRPr="00000000">
        <w:rPr>
          <w:rFonts w:ascii="Times New Roman" w:cs="Times New Roman" w:eastAsia="Times New Roman" w:hAnsi="Times New Roman"/>
          <w:color w:val="000000"/>
          <w:sz w:val="26"/>
          <w:szCs w:val="26"/>
          <w:rtl w:val="0"/>
        </w:rPr>
        <w:t xml:space="preserve">1.1.3.4. Projection-based</w:t>
      </w:r>
    </w:p>
    <w:p w:rsidR="00000000" w:rsidDel="00000000" w:rsidP="00000000" w:rsidRDefault="00000000" w:rsidRPr="00000000" w14:paraId="0000013F">
      <w:pP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khắc phục những hạn chế của các phương pháp tiếp cận dựa trên danh sách tiện ích, các thuật toán khai thác tập hữu ích cao (HUIM) dựa trên phép chiếu đã được giới thiệu. Các thuật toán này sử dụng kỹ thuật chiếu đệ quy để làm việc với các cơ sở dữ liệu con dự kiến, mang lại nhiều ưu điểm đáng kể. Chúng giảm thiểu sự tạo ra ứng cử viên quá mức bằng cách sử dụng phép chiếu tiền tố để giảm kích thước của cơ sở dữ liệu con. Quá trình khai thác được nâng cao nhờ vào việc áp dụng phép chiếu hai cấp và giả. Các thuật toán này hoạt động hiệu quả trên cả cơ sở dữ liệu thưa thớt và dày đặc ở hầu hết các mức hỗ trợ. Đồng thời, chúng tiết kiệm bộ nhớ và có khả năng mở rộng tốt.</w:t>
      </w:r>
    </w:p>
    <w:p w:rsidR="00000000" w:rsidDel="00000000" w:rsidP="00000000" w:rsidRDefault="00000000" w:rsidRPr="00000000" w14:paraId="00000140">
      <w:pPr>
        <w:pStyle w:val="Heading4"/>
        <w:tabs>
          <w:tab w:val="left" w:leader="none" w:pos="1418"/>
          <w:tab w:val="left" w:leader="none" w:pos="9639"/>
        </w:tabs>
        <w:spacing w:after="200" w:before="200" w:line="360" w:lineRule="auto"/>
        <w:jc w:val="both"/>
        <w:rPr>
          <w:rFonts w:ascii="Times New Roman" w:cs="Times New Roman" w:eastAsia="Times New Roman" w:hAnsi="Times New Roman"/>
          <w:color w:val="000000"/>
          <w:sz w:val="26"/>
          <w:szCs w:val="26"/>
        </w:rPr>
      </w:pPr>
      <w:bookmarkStart w:colFirst="0" w:colLast="0" w:name="_nmyzi3fvdy2a" w:id="28"/>
      <w:bookmarkEnd w:id="28"/>
      <w:r w:rsidDel="00000000" w:rsidR="00000000" w:rsidRPr="00000000">
        <w:rPr>
          <w:rFonts w:ascii="Times New Roman" w:cs="Times New Roman" w:eastAsia="Times New Roman" w:hAnsi="Times New Roman"/>
          <w:color w:val="000000"/>
          <w:sz w:val="26"/>
          <w:szCs w:val="26"/>
          <w:rtl w:val="0"/>
        </w:rPr>
        <w:t xml:space="preserve">1.1.4. Top-K High Utility Itemset</w:t>
      </w:r>
    </w:p>
    <w:p w:rsidR="00000000" w:rsidDel="00000000" w:rsidP="00000000" w:rsidRDefault="00000000" w:rsidRPr="00000000" w14:paraId="00000141">
      <w:pP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HUI cung cấp cho người ra quyết định sự linh hoạt lớn trong việc kết hợp khái niệm hữu ích vào quá trình khai thác mẫu. Tuy nhiên, nó yêu cầu người dùng phải chọn một ngưỡng hữu ích tối thiểu để tìm ra các mẫu thú vị, điều này không dễ dàng do các đặc tính khác nhau của tập mục và sự phân bố hữu ích của chúng. Việc chọn sai ngưỡng có thể dẫn đến kết quả không hiệu quả như tìm quá ít hoặc quá nhiều mẫu, hoặc tốn quá nhiều tài nguyên tính toán</w:t>
      </w:r>
    </w:p>
    <w:p w:rsidR="00000000" w:rsidDel="00000000" w:rsidP="00000000" w:rsidRDefault="00000000" w:rsidRPr="00000000" w14:paraId="00000142">
      <w:pP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giải quyết vấn đề này, khai thác THUI đã được giới thiệu. Thuật toán là một biến thể của vấn đề khai thác HUI cho phép người ra quyết định chỉ định số lượng HUI mong muốn thay vì giá trị ngưỡng tiện ích tối thiểu, giúp đơn giản hóa quá trình khai thác và đảm bảo tìm được đúng số lượng mẫu mong muốn.</w:t>
      </w:r>
    </w:p>
    <w:p w:rsidR="00000000" w:rsidDel="00000000" w:rsidP="00000000" w:rsidRDefault="00000000" w:rsidRPr="00000000" w14:paraId="00000143">
      <w:pP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phương pháp khai thác HUI top-k có thể được chia thành hai loại chính: phương pháp một pha và phương pháp hai pha.</w:t>
      </w:r>
    </w:p>
    <w:p w:rsidR="00000000" w:rsidDel="00000000" w:rsidP="00000000" w:rsidRDefault="00000000" w:rsidRPr="00000000" w14:paraId="00000144">
      <w:pPr>
        <w:numPr>
          <w:ilvl w:val="0"/>
          <w:numId w:val="7"/>
        </w:numPr>
        <w:tabs>
          <w:tab w:val="left" w:leader="none" w:pos="1418"/>
          <w:tab w:val="left" w:leader="none" w:pos="9639"/>
        </w:tabs>
        <w:spacing w:after="200" w:before="20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pháp hai pha: Các phương pháp này thực hiện quá trình khai thác qua hai giai đoạn. Giai đoạn đầu tiên tạo ra các HUI top-k ứng cử viên, sau đó giai đoạn thứ hai sẽ trích xuất các HUI top-k liên quan từ các ứng cử viên đó. Hai phương pháp điển hình của cách tiếp cận này là TKU và REPT.</w:t>
      </w:r>
    </w:p>
    <w:p w:rsidR="00000000" w:rsidDel="00000000" w:rsidP="00000000" w:rsidRDefault="00000000" w:rsidRPr="00000000" w14:paraId="00000145">
      <w:pPr>
        <w:numPr>
          <w:ilvl w:val="0"/>
          <w:numId w:val="14"/>
        </w:numPr>
        <w:tabs>
          <w:tab w:val="left" w:leader="none" w:pos="1418"/>
          <w:tab w:val="left" w:leader="none" w:pos="9639"/>
        </w:tabs>
        <w:spacing w:after="200" w:before="20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pháp một pha: Khác với phương pháp hai pha, các phương pháp này không tạo ra các HUI top-k ứng cử viên trung gian mà trực tiếp khai thác các HUI top-k. TKO và KHMC là hai ví dụ nổi bật về phương pháp một pha trong khai thác HUI top-k.</w:t>
      </w:r>
    </w:p>
    <w:p w:rsidR="00000000" w:rsidDel="00000000" w:rsidP="00000000" w:rsidRDefault="00000000" w:rsidRPr="00000000" w14:paraId="00000146">
      <w:pP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219700" cy="1276350"/>
            <wp:effectExtent b="0" l="0" r="0" t="0"/>
            <wp:docPr id="25" name="image25.png"/>
            <a:graphic>
              <a:graphicData uri="http://schemas.openxmlformats.org/drawingml/2006/picture">
                <pic:pic>
                  <pic:nvPicPr>
                    <pic:cNvPr id="0" name="image25.png"/>
                    <pic:cNvPicPr preferRelativeResize="0"/>
                  </pic:nvPicPr>
                  <pic:blipFill>
                    <a:blip r:embed="rId23"/>
                    <a:srcRect b="0" l="0" r="0" t="0"/>
                    <a:stretch>
                      <a:fillRect/>
                    </a:stretch>
                  </pic:blipFill>
                  <pic:spPr>
                    <a:xfrm>
                      <a:off x="0" y="0"/>
                      <a:ext cx="5219700" cy="127635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pStyle w:val="Heading4"/>
        <w:tabs>
          <w:tab w:val="left" w:leader="none" w:pos="1418"/>
          <w:tab w:val="left" w:leader="none" w:pos="9639"/>
        </w:tabs>
        <w:spacing w:after="200" w:before="200" w:line="360" w:lineRule="auto"/>
        <w:jc w:val="both"/>
        <w:rPr>
          <w:rFonts w:ascii="Times New Roman" w:cs="Times New Roman" w:eastAsia="Times New Roman" w:hAnsi="Times New Roman"/>
          <w:color w:val="000000"/>
          <w:sz w:val="26"/>
          <w:szCs w:val="26"/>
        </w:rPr>
      </w:pPr>
      <w:bookmarkStart w:colFirst="0" w:colLast="0" w:name="_gzuglyx0c0xv" w:id="29"/>
      <w:bookmarkEnd w:id="29"/>
      <w:r w:rsidDel="00000000" w:rsidR="00000000" w:rsidRPr="00000000">
        <w:rPr>
          <w:rFonts w:ascii="Times New Roman" w:cs="Times New Roman" w:eastAsia="Times New Roman" w:hAnsi="Times New Roman"/>
          <w:color w:val="000000"/>
          <w:sz w:val="26"/>
          <w:szCs w:val="26"/>
          <w:rtl w:val="0"/>
        </w:rPr>
        <w:t xml:space="preserve">1.1.4.1. Phương pháp hai pha</w:t>
      </w:r>
    </w:p>
    <w:p w:rsidR="00000000" w:rsidDel="00000000" w:rsidP="00000000" w:rsidRDefault="00000000" w:rsidRPr="00000000" w14:paraId="00000148">
      <w:pPr>
        <w:pStyle w:val="Heading5"/>
        <w:tabs>
          <w:tab w:val="left" w:leader="none" w:pos="1418"/>
          <w:tab w:val="left" w:leader="none" w:pos="9639"/>
        </w:tabs>
        <w:spacing w:after="200" w:before="200" w:lineRule="auto"/>
        <w:jc w:val="both"/>
        <w:rPr>
          <w:rFonts w:ascii="Times New Roman" w:cs="Times New Roman" w:eastAsia="Times New Roman" w:hAnsi="Times New Roman"/>
          <w:color w:val="000000"/>
          <w:sz w:val="26"/>
          <w:szCs w:val="26"/>
        </w:rPr>
      </w:pPr>
      <w:bookmarkStart w:colFirst="0" w:colLast="0" w:name="_kkc51dsshl4l" w:id="30"/>
      <w:bookmarkEnd w:id="30"/>
      <w:r w:rsidDel="00000000" w:rsidR="00000000" w:rsidRPr="00000000">
        <w:rPr>
          <w:rFonts w:ascii="Times New Roman" w:cs="Times New Roman" w:eastAsia="Times New Roman" w:hAnsi="Times New Roman"/>
          <w:color w:val="000000"/>
          <w:sz w:val="26"/>
          <w:szCs w:val="26"/>
          <w:rtl w:val="0"/>
        </w:rPr>
        <w:t xml:space="preserve">Thuật toán TKU</w:t>
      </w:r>
    </w:p>
    <w:p w:rsidR="00000000" w:rsidDel="00000000" w:rsidP="00000000" w:rsidRDefault="00000000" w:rsidRPr="00000000" w14:paraId="00000149">
      <w:pPr>
        <w:tabs>
          <w:tab w:val="left" w:leader="none" w:pos="1418"/>
          <w:tab w:val="left" w:leader="none" w:pos="9639"/>
        </w:tabs>
        <w:spacing w:after="20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Thuật toán TKU là một trong những thuật toán sớm nhất để khai thác các HUI hàng đầu từ cơ sở dữ liệu giao dịch. Thuật toán khai thác HUI theo hai giai đoạn. Trong giai đoạn đầu tiên, thuật toán xây dựng UP-Tree và tạo ra các HUI topK tiềm năng (PKHUIs). Sau đó, thuật toán xác định các HUI top-k từ tập hợp các PKHUI.   [</w:t>
      </w:r>
      <w:r w:rsidDel="00000000" w:rsidR="00000000" w:rsidRPr="00000000">
        <w:rPr>
          <w:rFonts w:ascii="Times New Roman" w:cs="Times New Roman" w:eastAsia="Times New Roman" w:hAnsi="Times New Roman"/>
          <w:color w:val="4a86e8"/>
          <w:sz w:val="26"/>
          <w:szCs w:val="26"/>
          <w:rtl w:val="0"/>
        </w:rPr>
        <w:t xml:space="preserve">highutility-pattern-mining-2019.pdf</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4A">
      <w:pPr>
        <w:tabs>
          <w:tab w:val="left" w:leader="none" w:pos="1418"/>
          <w:tab w:val="left" w:leader="none" w:pos="9639"/>
        </w:tabs>
        <w:spacing w:after="20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pha đầu tiên, TKU xây dựng cây UP-Tree và tạo ra các tập mục tiềm năng PKHUIs. Thuật toán bắt đầu với giá trị ngưỡng (δ) bằng 0 và sử dụng ma trận Pre-evaluation (PE) để nâng cao ngưỡng δ trước khi xây dựng UP-Tree, từ đó cải thiện hiệu quả khai thác. Trong quá trình xây dựng UP-Tree, các mục không có ích được loại bỏ, và các nút trong cây chứa thông tin về tên tập mục, số lượng hỗ trợ và giá trị hữu ích. Trong pha này, ba chiến lược nâng ngưỡng được áp dụng: PE (nâng ngưỡng dựa trên ma trận PE), NU (dựa trên giá trị utility của các nút), và MD (dựa trên giá trị tối thiểu của các cặp itemset từ các nút con). </w:t>
      </w:r>
    </w:p>
    <w:p w:rsidR="00000000" w:rsidDel="00000000" w:rsidP="00000000" w:rsidRDefault="00000000" w:rsidRPr="00000000" w14:paraId="0000014B">
      <w:pPr>
        <w:tabs>
          <w:tab w:val="left" w:leader="none" w:pos="1418"/>
          <w:tab w:val="left" w:leader="none" w:pos="9639"/>
        </w:tabs>
        <w:spacing w:after="20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267325" cy="2219325"/>
            <wp:effectExtent b="0" l="0" r="0" t="0"/>
            <wp:docPr id="22" name="image26.png"/>
            <a:graphic>
              <a:graphicData uri="http://schemas.openxmlformats.org/drawingml/2006/picture">
                <pic:pic>
                  <pic:nvPicPr>
                    <pic:cNvPr id="0" name="image26.png"/>
                    <pic:cNvPicPr preferRelativeResize="0"/>
                  </pic:nvPicPr>
                  <pic:blipFill>
                    <a:blip r:embed="rId24"/>
                    <a:srcRect b="0" l="0" r="0" t="0"/>
                    <a:stretch>
                      <a:fillRect/>
                    </a:stretch>
                  </pic:blipFill>
                  <pic:spPr>
                    <a:xfrm>
                      <a:off x="0" y="0"/>
                      <a:ext cx="5267325" cy="2219325"/>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tabs>
          <w:tab w:val="left" w:leader="none" w:pos="1418"/>
          <w:tab w:val="left" w:leader="none" w:pos="9639"/>
        </w:tabs>
        <w:spacing w:after="20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đó, thuật toán TKU thực hiện lần quét thứ hai của cơ sở dữ liệu để xây dựng cây UP-Tree. Các mục không có ích được lọc bỏ bằng cách sử dụng thuộc tính DGU trong quá trình xây dựng cây. Khi cây UP-Tree đã được xây dựng, các chiến lược NU và MD lần lượt được áp dụng để cố gắng nâng giá trị ngưỡng δ. Tuy nhiên, nếu các giá trị không thỏa mãn điều kiện nâng ngưỡng, như trong ví dụ được trình bày, giá trị δ sẽ không được tăng.</w:t>
      </w:r>
    </w:p>
    <w:p w:rsidR="00000000" w:rsidDel="00000000" w:rsidP="00000000" w:rsidRDefault="00000000" w:rsidRPr="00000000" w14:paraId="0000014D">
      <w:pPr>
        <w:tabs>
          <w:tab w:val="left" w:leader="none" w:pos="1418"/>
          <w:tab w:val="left" w:leader="none" w:pos="9639"/>
        </w:tabs>
        <w:spacing w:after="20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UP-Tree bao gồm hai phần chính: bảng tiêu đề và cây thực tế (the header table and the actual tree). Bảng tiêu đề chứa thông tin về các mục, bao gồm giá trị tổng tiện ích (TWU) và các liên kết đến cấu trúc cây. Các mục trong bảng tiêu đề được sắp xếp theo thứ tự giảm dần của TWU, giúp tối ưu hóa quá trình khai thác dữ liệu.</w:t>
      </w:r>
    </w:p>
    <w:p w:rsidR="00000000" w:rsidDel="00000000" w:rsidP="00000000" w:rsidRDefault="00000000" w:rsidRPr="00000000" w14:paraId="0000014E">
      <w:pPr>
        <w:tabs>
          <w:tab w:val="left" w:leader="none" w:pos="1418"/>
          <w:tab w:val="left" w:leader="none" w:pos="9639"/>
        </w:tabs>
        <w:spacing w:after="20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0000" cy="3352800"/>
            <wp:effectExtent b="0" l="0" r="0" t="0"/>
            <wp:docPr id="18" name="image22.png"/>
            <a:graphic>
              <a:graphicData uri="http://schemas.openxmlformats.org/drawingml/2006/picture">
                <pic:pic>
                  <pic:nvPicPr>
                    <pic:cNvPr id="0" name="image22.png"/>
                    <pic:cNvPicPr preferRelativeResize="0"/>
                  </pic:nvPicPr>
                  <pic:blipFill>
                    <a:blip r:embed="rId25"/>
                    <a:srcRect b="0" l="0" r="0" t="0"/>
                    <a:stretch>
                      <a:fillRect/>
                    </a:stretch>
                  </pic:blipFill>
                  <pic:spPr>
                    <a:xfrm>
                      <a:off x="0" y="0"/>
                      <a:ext cx="59400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tabs>
          <w:tab w:val="left" w:leader="none" w:pos="1418"/>
          <w:tab w:val="left" w:leader="none" w:pos="9639"/>
        </w:tabs>
        <w:spacing w:after="200" w:before="20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0">
      <w:pPr>
        <w:tabs>
          <w:tab w:val="left" w:leader="none" w:pos="1418"/>
          <w:tab w:val="left" w:leader="none" w:pos="9639"/>
        </w:tabs>
        <w:spacing w:after="20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Cây thực tế được xây dựng bằng cách lặp qua tất cả các giao dịch trong cơ sở dữ liệu. Khi một giao dịch cụ thể được quét, các mục trong giao dịch đó sẽ được sắp xếp lại theo thứ tự giảm dần của giá trị TWU. Sau đó, các nút đại diện cho các mục này sẽ được tạo mới hoặc cập nhật trong cây UP. Mỗi nút trong cây chứa thông tin về tên mục, số lượng hỗ trợ (support count), và giá trị tiện ích của mục.</w:t>
      </w:r>
    </w:p>
    <w:p w:rsidR="00000000" w:rsidDel="00000000" w:rsidP="00000000" w:rsidRDefault="00000000" w:rsidRPr="00000000" w14:paraId="00000151">
      <w:pPr>
        <w:tabs>
          <w:tab w:val="left" w:leader="none" w:pos="1418"/>
          <w:tab w:val="left" w:leader="none" w:pos="9639"/>
        </w:tabs>
        <w:spacing w:after="20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trong quá trình xây dựng cây, mục c có giá trị TWU tối đa là 170 và do đó, nó là mục đầu tiên xuất hiện trong bảng tiêu đề của cây UP. Mục c này sẽ được tạo thành một nút con của nút gốc trong cây với số lượng hỗ trợ là 8 và giá trị tiện ích là 19.</w:t>
      </w:r>
    </w:p>
    <w:p w:rsidR="00000000" w:rsidDel="00000000" w:rsidP="00000000" w:rsidRDefault="00000000" w:rsidRPr="00000000" w14:paraId="00000152">
      <w:pPr>
        <w:tabs>
          <w:tab w:val="left" w:leader="none" w:pos="1418"/>
          <w:tab w:val="left" w:leader="none" w:pos="9639"/>
        </w:tabs>
        <w:spacing w:after="20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các PKHUIs đã được tạo ra từ UP-Tree, chiến lược MC được áp dụng để tiếp tục tăng giá trị ngưỡng δ trong quá trình khai thác. Cuối cùng, chiến lược SE được áp dụng trong giai đoạn cuối để xác định chính xác các tập mục hữu ích top-k bằng cách sắp xếp các ứng viên và nâng ngưỡng dựa trên giá trị tiện ích chính xác của chúng.</w:t>
      </w:r>
    </w:p>
    <w:p w:rsidR="00000000" w:rsidDel="00000000" w:rsidP="00000000" w:rsidRDefault="00000000" w:rsidRPr="00000000" w14:paraId="00000153">
      <w:pPr>
        <w:tabs>
          <w:tab w:val="left" w:leader="none" w:pos="1418"/>
          <w:tab w:val="left" w:leader="none" w:pos="9639"/>
        </w:tabs>
        <w:spacing w:after="20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Tóm lại, thuật toán TKU khai thác tất cả các tập mục có độ hữu ích cao top-k (HUIs) qua hai giai đoạn và áp dụng năm chiến lược nâng ngưỡng khác nhau. Chiến lược PE được sử dụng trong lần quét đầu tiên của giai đoạn một, trong khi các chiến lược NU và MD được áp dụng trong lần quét thứ hai của giai đoạn này. Trong giai đoạn hai, chiến lược SE được sử dụng để khai thác hiệu quả tất cả các tập mục có độ hữu ích cao top-k. Ngoài ra, thuật toán TKU còn sử dụng bốn thuộc tính cắt tỉa: các mục không hữu ích toàn cục giảm (DGU), các giá trị nút toàn cục giảm (DGN), loại bỏ các mục không hữu ích cục bộ (DLU), và các giá trị nút cục bộ giảm (DLN) ở các giai đoạn khác nhau của quá trình khai thác để khai thác hiệu quả các tập mục có độ hữu ích cao top-k. Mã giả chi tiết của thuật toán TKU có thể được tham khảo trong tài liệu.</w:t>
      </w:r>
    </w:p>
    <w:p w:rsidR="00000000" w:rsidDel="00000000" w:rsidP="00000000" w:rsidRDefault="00000000" w:rsidRPr="00000000" w14:paraId="00000154">
      <w:pPr>
        <w:pStyle w:val="Heading5"/>
        <w:tabs>
          <w:tab w:val="left" w:leader="none" w:pos="1418"/>
          <w:tab w:val="left" w:leader="none" w:pos="9639"/>
        </w:tabs>
        <w:spacing w:after="200" w:before="200" w:lineRule="auto"/>
        <w:jc w:val="both"/>
        <w:rPr>
          <w:rFonts w:ascii="Times New Roman" w:cs="Times New Roman" w:eastAsia="Times New Roman" w:hAnsi="Times New Roman"/>
          <w:color w:val="000000"/>
          <w:sz w:val="26"/>
          <w:szCs w:val="26"/>
        </w:rPr>
      </w:pPr>
      <w:bookmarkStart w:colFirst="0" w:colLast="0" w:name="_mds9x13ay1h0" w:id="31"/>
      <w:bookmarkEnd w:id="31"/>
      <w:r w:rsidDel="00000000" w:rsidR="00000000" w:rsidRPr="00000000">
        <w:rPr>
          <w:rFonts w:ascii="Times New Roman" w:cs="Times New Roman" w:eastAsia="Times New Roman" w:hAnsi="Times New Roman"/>
          <w:color w:val="000000"/>
          <w:sz w:val="26"/>
          <w:szCs w:val="26"/>
          <w:rtl w:val="0"/>
        </w:rPr>
        <w:t xml:space="preserve">Thuật toán REPT </w:t>
      </w:r>
    </w:p>
    <w:p w:rsidR="00000000" w:rsidDel="00000000" w:rsidP="00000000" w:rsidRDefault="00000000" w:rsidRPr="00000000" w14:paraId="00000155">
      <w:pPr>
        <w:tabs>
          <w:tab w:val="left" w:leader="none" w:pos="1418"/>
          <w:tab w:val="left" w:leader="none" w:pos="9639"/>
        </w:tabs>
        <w:spacing w:after="20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Thuật toán REPT  là một phương pháp hai giai đoạn khác để khai thác các tập mục có độ hữu ích cao top-k (HUIs). Hoạt động chung của thuật toán này tương tự như thuật toán TKU đã được mô tả trước đó. Tuy nhiên, REPT có một số cải tiến và khác biệt quan trọng so với TKU:</w:t>
      </w:r>
    </w:p>
    <w:p w:rsidR="00000000" w:rsidDel="00000000" w:rsidP="00000000" w:rsidRDefault="00000000" w:rsidRPr="00000000" w14:paraId="00000156">
      <w:pPr>
        <w:numPr>
          <w:ilvl w:val="0"/>
          <w:numId w:val="23"/>
        </w:numPr>
        <w:tabs>
          <w:tab w:val="left" w:leader="none" w:pos="1418"/>
          <w:tab w:val="left" w:leader="none" w:pos="9639"/>
        </w:tabs>
        <w:spacing w:after="200" w:before="20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nhất, trong giai đoạn đầu tiên, cả hai thuật toán đều xây dựng UP-Tree, nhưng REPT sử dụng ma trận Pre-evaluation với thứ tự giảm dần của tiện ích (PMUD) thay vì ma trận PE của TKU. PMUD trong REPT chọn mục có giá trị tiện ích ngoài lớn nhất để tạo các cặp 2-itemsets, trong khi TKU chọn mục đầu tiên trong giao dịch. Sự khác biệt này giúp REPT nâng cao ngưỡng δ sớm hơn và hiệu quả hơn trong nhiều trường hợp.</w:t>
      </w:r>
    </w:p>
    <w:p w:rsidR="00000000" w:rsidDel="00000000" w:rsidP="00000000" w:rsidRDefault="00000000" w:rsidRPr="00000000" w14:paraId="00000157">
      <w:pPr>
        <w:tabs>
          <w:tab w:val="left" w:leader="none" w:pos="1418"/>
          <w:tab w:val="left" w:leader="none" w:pos="9639"/>
        </w:tabs>
        <w:spacing w:after="200" w:before="20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133975" cy="1819275"/>
            <wp:effectExtent b="0" l="0" r="0" t="0"/>
            <wp:docPr id="27" name="image19.png"/>
            <a:graphic>
              <a:graphicData uri="http://schemas.openxmlformats.org/drawingml/2006/picture">
                <pic:pic>
                  <pic:nvPicPr>
                    <pic:cNvPr id="0" name="image19.png"/>
                    <pic:cNvPicPr preferRelativeResize="0"/>
                  </pic:nvPicPr>
                  <pic:blipFill>
                    <a:blip r:embed="rId26"/>
                    <a:srcRect b="0" l="0" r="0" t="0"/>
                    <a:stretch>
                      <a:fillRect/>
                    </a:stretch>
                  </pic:blipFill>
                  <pic:spPr>
                    <a:xfrm>
                      <a:off x="0" y="0"/>
                      <a:ext cx="5133975" cy="1819275"/>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numPr>
          <w:ilvl w:val="0"/>
          <w:numId w:val="6"/>
        </w:numPr>
        <w:tabs>
          <w:tab w:val="left" w:leader="none" w:pos="1418"/>
          <w:tab w:val="left" w:leader="none" w:pos="9639"/>
        </w:tabs>
        <w:spacing w:after="200" w:before="20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hai, REPT giới thiệu thêm một chiến lược nâng ngưỡng mới, đó là chiến lược RIU, dựa trên giá trị tiện ích thực của các mục. Trong khi TKU chỉ sử dụng các giá trị tiện ích ước lượng, REPT kết hợp cả giá trị tiện ích thực để tăng tính chính xác khi nâng ngưỡng.</w:t>
      </w:r>
    </w:p>
    <w:p w:rsidR="00000000" w:rsidDel="00000000" w:rsidP="00000000" w:rsidRDefault="00000000" w:rsidRPr="00000000" w14:paraId="00000159">
      <w:pPr>
        <w:numPr>
          <w:ilvl w:val="0"/>
          <w:numId w:val="22"/>
        </w:numPr>
        <w:tabs>
          <w:tab w:val="left" w:leader="none" w:pos="1418"/>
          <w:tab w:val="left" w:leader="none" w:pos="9639"/>
        </w:tabs>
        <w:spacing w:after="200" w:before="20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ba, REPT sử dụng ma trận RSD để lưu trữ thông tin tiện ích chính xác cho các cặp 2-itemsets được chọn lọc, khác với cách tiếp cận của TKU chỉ dựa trên các giá trị tiện ích ước lượng. Chiến lược RSD này giúp REPT cải thiện hiệu suất khai thác bằng cách sử dụng thông tin tiện ích chính xác hơn.</w:t>
      </w:r>
    </w:p>
    <w:p w:rsidR="00000000" w:rsidDel="00000000" w:rsidP="00000000" w:rsidRDefault="00000000" w:rsidRPr="00000000" w14:paraId="0000015A">
      <w:pPr>
        <w:tabs>
          <w:tab w:val="left" w:leader="none" w:pos="1418"/>
          <w:tab w:val="left" w:leader="none" w:pos="9639"/>
        </w:tabs>
        <w:spacing w:after="200" w:before="20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257800" cy="1314450"/>
            <wp:effectExtent b="0" l="0" r="0" t="0"/>
            <wp:docPr id="24"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5257800" cy="131445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tabs>
          <w:tab w:val="left" w:leader="none" w:pos="1418"/>
          <w:tab w:val="left" w:leader="none" w:pos="9639"/>
        </w:tabs>
        <w:spacing w:after="200" w:before="20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C">
      <w:pPr>
        <w:tabs>
          <w:tab w:val="left" w:leader="none" w:pos="1418"/>
          <w:tab w:val="left" w:leader="none" w:pos="9639"/>
        </w:tabs>
        <w:spacing w:after="20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 nhiên, REPT cũng có một hạn chế khi yêu cầu người dùng phải xác định tham số N để tối ưu hóa ma trận RSD, điều này có thể gây khó khăn cho những người không có kinh nghiệm chuyên môn về lĩnh vực này. Điều này không xuất hiện trong TKU, khiến TKU dễ sử dụng hơn trong một số tình huống.</w:t>
      </w:r>
    </w:p>
    <w:p w:rsidR="00000000" w:rsidDel="00000000" w:rsidP="00000000" w:rsidRDefault="00000000" w:rsidRPr="00000000" w14:paraId="0000015D">
      <w:pPr>
        <w:pStyle w:val="Heading4"/>
        <w:tabs>
          <w:tab w:val="left" w:leader="none" w:pos="1418"/>
          <w:tab w:val="left" w:leader="none" w:pos="9639"/>
        </w:tabs>
        <w:spacing w:after="200" w:before="200" w:line="360" w:lineRule="auto"/>
        <w:jc w:val="both"/>
        <w:rPr>
          <w:rFonts w:ascii="Times New Roman" w:cs="Times New Roman" w:eastAsia="Times New Roman" w:hAnsi="Times New Roman"/>
          <w:color w:val="000000"/>
          <w:sz w:val="26"/>
          <w:szCs w:val="26"/>
        </w:rPr>
      </w:pPr>
      <w:bookmarkStart w:colFirst="0" w:colLast="0" w:name="_bgz9qdjc5hl7" w:id="32"/>
      <w:bookmarkEnd w:id="32"/>
      <w:r w:rsidDel="00000000" w:rsidR="00000000" w:rsidRPr="00000000">
        <w:rPr>
          <w:rFonts w:ascii="Times New Roman" w:cs="Times New Roman" w:eastAsia="Times New Roman" w:hAnsi="Times New Roman"/>
          <w:color w:val="000000"/>
          <w:sz w:val="26"/>
          <w:szCs w:val="26"/>
          <w:rtl w:val="0"/>
        </w:rPr>
        <w:t xml:space="preserve">1.1.4.2. Phương pháp 1 pha</w:t>
      </w:r>
    </w:p>
    <w:p w:rsidR="00000000" w:rsidDel="00000000" w:rsidP="00000000" w:rsidRDefault="00000000" w:rsidRPr="00000000" w14:paraId="0000015E">
      <w:pPr>
        <w:pStyle w:val="Heading5"/>
        <w:tabs>
          <w:tab w:val="left" w:leader="none" w:pos="1418"/>
          <w:tab w:val="left" w:leader="none" w:pos="9639"/>
        </w:tabs>
        <w:spacing w:after="200" w:before="200" w:line="360" w:lineRule="auto"/>
        <w:jc w:val="both"/>
        <w:rPr>
          <w:rFonts w:ascii="Times New Roman" w:cs="Times New Roman" w:eastAsia="Times New Roman" w:hAnsi="Times New Roman"/>
          <w:color w:val="000000"/>
          <w:sz w:val="26"/>
          <w:szCs w:val="26"/>
        </w:rPr>
      </w:pPr>
      <w:bookmarkStart w:colFirst="0" w:colLast="0" w:name="_14zbfjyta2ic" w:id="33"/>
      <w:bookmarkEnd w:id="33"/>
      <w:r w:rsidDel="00000000" w:rsidR="00000000" w:rsidRPr="00000000">
        <w:rPr>
          <w:rFonts w:ascii="Times New Roman" w:cs="Times New Roman" w:eastAsia="Times New Roman" w:hAnsi="Times New Roman"/>
          <w:color w:val="000000"/>
          <w:sz w:val="26"/>
          <w:szCs w:val="26"/>
          <w:rtl w:val="0"/>
        </w:rPr>
        <w:t xml:space="preserve">Thuật toán TKO</w:t>
      </w:r>
    </w:p>
    <w:p w:rsidR="00000000" w:rsidDel="00000000" w:rsidP="00000000" w:rsidRDefault="00000000" w:rsidRPr="00000000" w14:paraId="0000015F">
      <w:pPr>
        <w:tabs>
          <w:tab w:val="left" w:leader="none" w:pos="1418"/>
          <w:tab w:val="left" w:leader="none" w:pos="9639"/>
        </w:tabs>
        <w:spacing w:after="20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Thuật toán TKO, được Wu et al. phát triển, mở rộng thuật toán TKU và giới thiệu một phương pháp khai thác một pha mới để tìm các tập mục hữu ích cao top-k (HUI). So với TKU, TKO mang lại một số cải tiến đáng kể. Thứ nhất, TKO thực hiện toàn bộ quá trình khai thác trong một pha duy nhất, thay vì hai pha như TKU, giúp giảm số lần quét cơ sở dữ liệu và nâng cao hiệu suất. Thứ hai, TKO sử dụng cấu trúc dữ liệu danh sách tiện ích (Utility List) để duy trì thông tin về các tập mục, mang lại hiệu quả cao hơn so với cách tiếp cận của TKU.</w:t>
      </w:r>
    </w:p>
    <w:p w:rsidR="00000000" w:rsidDel="00000000" w:rsidP="00000000" w:rsidRDefault="00000000" w:rsidRPr="00000000" w14:paraId="00000160">
      <w:pPr>
        <w:tabs>
          <w:tab w:val="left" w:leader="none" w:pos="1418"/>
          <w:tab w:val="left" w:leader="none" w:pos="9639"/>
        </w:tabs>
        <w:spacing w:after="20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điểm nổi bật của TKO là chiến lược nâng ngưỡng RUC, giúp nâng ngưỡng δ dựa trên tiện ích của các ứng viên hiện tại trong danh sách TopK-CI. Điều này tương tự như các chiến lược SE và SEP trong TKU nhưng được tích hợp vào cấu trúc danh sách ưu tiên, cải thiện hiệu suất khai thác. Thêm vào đó, thuộc tính cắt tỉa RUZ của TKO giảm giá trị tiện ích ước lượng bằng cách loại trừ các phần tử không có tiện ích, giúp loại bỏ nhanh chóng các ứng viên không hứa hẹn. Cuối cùng, chiến lược EPB của TKO khám phá các nhánh hứa hẹn nhất trước tiên, ưu tiên các tập mục có giá trị tiện ích cao nhất, từ đó nâng cao hiệu quả khai thác.</w:t>
      </w:r>
    </w:p>
    <w:p w:rsidR="00000000" w:rsidDel="00000000" w:rsidP="00000000" w:rsidRDefault="00000000" w:rsidRPr="00000000" w14:paraId="00000161">
      <w:pPr>
        <w:pStyle w:val="Heading5"/>
        <w:tabs>
          <w:tab w:val="left" w:leader="none" w:pos="1418"/>
          <w:tab w:val="left" w:leader="none" w:pos="9639"/>
        </w:tabs>
        <w:spacing w:after="200" w:before="200" w:line="360" w:lineRule="auto"/>
        <w:jc w:val="both"/>
        <w:rPr>
          <w:rFonts w:ascii="Times New Roman" w:cs="Times New Roman" w:eastAsia="Times New Roman" w:hAnsi="Times New Roman"/>
          <w:color w:val="000000"/>
          <w:sz w:val="26"/>
          <w:szCs w:val="26"/>
        </w:rPr>
      </w:pPr>
      <w:bookmarkStart w:colFirst="0" w:colLast="0" w:name="_2evsj03xpj3v" w:id="34"/>
      <w:bookmarkEnd w:id="34"/>
      <w:r w:rsidDel="00000000" w:rsidR="00000000" w:rsidRPr="00000000">
        <w:rPr>
          <w:rFonts w:ascii="Times New Roman" w:cs="Times New Roman" w:eastAsia="Times New Roman" w:hAnsi="Times New Roman"/>
          <w:color w:val="000000"/>
          <w:sz w:val="26"/>
          <w:szCs w:val="26"/>
          <w:rtl w:val="0"/>
        </w:rPr>
        <w:t xml:space="preserve">Thuật toán KHMC</w:t>
      </w:r>
    </w:p>
    <w:p w:rsidR="00000000" w:rsidDel="00000000" w:rsidP="00000000" w:rsidRDefault="00000000" w:rsidRPr="00000000" w14:paraId="00000162">
      <w:pP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Thuật toán KHMC là phương pháp khai thác top-k HUI mới nhất, áp dụng cách tiếp cận một pha dựa trên danh sách tiện ích. So với các phương pháp trước đó, KHMC nổi bật với một số cải tiến quan trọng. Đầu tiên, giống như các thuật toán khác, KHMC bắt đầu bằng cách quét cơ sở dữ liệu để tính toán TWU và giá trị tiện ích của các mục. Tuy nhiên, KHMC sử dụng chiến lược RIU để nâng cao giá trị ngưỡng δ trước khi quét cơ sở dữ liệu lần thứ hai, khác biệt so với phương pháp trước đây.</w:t>
      </w:r>
    </w:p>
    <w:p w:rsidR="00000000" w:rsidDel="00000000" w:rsidP="00000000" w:rsidRDefault="00000000" w:rsidRPr="00000000" w14:paraId="00000163">
      <w:pP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lần quét thứ hai, KHMC xây dựng các cấu trúc dữ liệu EUCST, CUDM và danh sách tiện ích. EUCST là một cấu trúc dữ liệu dạng bảng băm lưu trữ thông tin TWU của cặp mục, thay thế cho cấu trúc EUCS trước đó với sự tối ưu về mặt không gian. CUDM, cũng là bảng băm, lưu trữ thông tin tiện ích của cặp mục và được sử dụng để nâng ngưỡng δ bằng chiến lược CUD. Chiến lược này giúp nâng ngưỡng δ dựa trên giá trị tiện ích cao nhất trong CUDM.</w:t>
      </w:r>
    </w:p>
    <w:p w:rsidR="00000000" w:rsidDel="00000000" w:rsidP="00000000" w:rsidRDefault="00000000" w:rsidRPr="00000000" w14:paraId="00000164">
      <w:pP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điểm nổi bật khác của KHMC là chiến lược COV, dựa trên độ bao phủ của các mục để ước lượng tiện ích của các mục siêu tập, từ đó nâng cao ngưỡng δ. KHMC áp dụng các chiến lược CUD và COV ở cuối lần quét thứ hai để cải thiện hiệu suất khai thác. Trong quá trình khai thác cây tìm kiếm, chiến lược RUC được sử dụng để tăng ngưỡng δ, cùng với ba thuộc tính cắt tỉa: U-Prune, EA (early abandonment) và TEP (transitive extension pruning), giúp cải thiện hiệu quả tổng thể của việc khai thác.</w:t>
      </w:r>
    </w:p>
    <w:p w:rsidR="00000000" w:rsidDel="00000000" w:rsidP="00000000" w:rsidRDefault="00000000" w:rsidRPr="00000000" w14:paraId="00000165">
      <w:pP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6">
      <w:pPr>
        <w:pStyle w:val="Heading3"/>
        <w:tabs>
          <w:tab w:val="left" w:leader="none" w:pos="1418"/>
          <w:tab w:val="left" w:leader="none" w:pos="9639"/>
        </w:tabs>
        <w:spacing w:after="200" w:before="200" w:line="360" w:lineRule="auto"/>
        <w:jc w:val="both"/>
        <w:rPr>
          <w:rFonts w:ascii="Times New Roman" w:cs="Times New Roman" w:eastAsia="Times New Roman" w:hAnsi="Times New Roman"/>
          <w:color w:val="000000"/>
          <w:sz w:val="26"/>
          <w:szCs w:val="26"/>
        </w:rPr>
      </w:pPr>
      <w:bookmarkStart w:colFirst="0" w:colLast="0" w:name="_150864wiauu3" w:id="35"/>
      <w:bookmarkEnd w:id="35"/>
      <w:r w:rsidDel="00000000" w:rsidR="00000000" w:rsidRPr="00000000">
        <w:rPr>
          <w:rFonts w:ascii="Times New Roman" w:cs="Times New Roman" w:eastAsia="Times New Roman" w:hAnsi="Times New Roman"/>
          <w:color w:val="000000"/>
          <w:sz w:val="26"/>
          <w:szCs w:val="26"/>
          <w:rtl w:val="0"/>
        </w:rPr>
        <w:t xml:space="preserve">1.2. Hệ thống gợi ý (Recommender Systems - RS)</w:t>
      </w:r>
    </w:p>
    <w:p w:rsidR="00000000" w:rsidDel="00000000" w:rsidP="00000000" w:rsidRDefault="00000000" w:rsidRPr="00000000" w14:paraId="00000167">
      <w:pPr>
        <w:pStyle w:val="Heading4"/>
        <w:tabs>
          <w:tab w:val="left" w:leader="none" w:pos="1418"/>
          <w:tab w:val="left" w:leader="none" w:pos="9639"/>
        </w:tabs>
        <w:spacing w:after="200" w:before="200" w:line="360" w:lineRule="auto"/>
        <w:jc w:val="both"/>
        <w:rPr>
          <w:rFonts w:ascii="Times New Roman" w:cs="Times New Roman" w:eastAsia="Times New Roman" w:hAnsi="Times New Roman"/>
          <w:color w:val="000000"/>
          <w:sz w:val="26"/>
          <w:szCs w:val="26"/>
        </w:rPr>
      </w:pPr>
      <w:bookmarkStart w:colFirst="0" w:colLast="0" w:name="_og0oij68va97" w:id="36"/>
      <w:bookmarkEnd w:id="36"/>
      <w:r w:rsidDel="00000000" w:rsidR="00000000" w:rsidRPr="00000000">
        <w:rPr>
          <w:rFonts w:ascii="Times New Roman" w:cs="Times New Roman" w:eastAsia="Times New Roman" w:hAnsi="Times New Roman"/>
          <w:color w:val="000000"/>
          <w:sz w:val="26"/>
          <w:szCs w:val="26"/>
          <w:rtl w:val="0"/>
        </w:rPr>
        <w:t xml:space="preserve">1.2.1 Giới thiệu</w:t>
      </w:r>
    </w:p>
    <w:p w:rsidR="00000000" w:rsidDel="00000000" w:rsidP="00000000" w:rsidRDefault="00000000" w:rsidRPr="00000000" w14:paraId="00000168">
      <w:pP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gợi ý (Recommender System) là một loại phần mềm hoặc công nghệ được thiết kế để đề xuất các sản phẩm, dịch vụ, hoặc nội dung mà người dùng có thể quan tâm. Những hệ thống này được áp dụng rộng rãi trong nhiều lĩnh vực khác nhau, bao gồm thương mại điện tử, giải trí trực tuyến, và nhiều hơn nữa.</w:t>
      </w:r>
    </w:p>
    <w:p w:rsidR="00000000" w:rsidDel="00000000" w:rsidP="00000000" w:rsidRDefault="00000000" w:rsidRPr="00000000" w14:paraId="00000169">
      <w:pP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đề xuất có thể được cá nhân hóa hoặc không cá nhân hóa. Hệ thống tạo ra các đề xuất cá nhân hóa, tức là mỗi người dùng sẽ thấy danh sách khác nhau tùy thuộc vào sở thích cá nhân của họ. Ngược lại, một số cửa hàng trực tuyến có thể chỉ hiển thị các mặt hàng bán chạy nhất hoặc các bài viết được đọc nhiều nhất, mà không cá nhân hóa cho từng người dùng.</w:t>
      </w:r>
    </w:p>
    <w:p w:rsidR="00000000" w:rsidDel="00000000" w:rsidP="00000000" w:rsidRDefault="00000000" w:rsidRPr="00000000" w14:paraId="0000016A">
      <w:pP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 nhiên, việc cá nhân hóa đòi hỏi hệ thống phải biết điều cung cấp các đề xuất được cá nhân gì đó về mọi người dùng, như sở thích, lịch sử xem và mua hàng gọi là hồ sơ người dùng. Thông tin này có thể được thu thập một cánh ngầm (dựa trên hành vi người dùng) hoặc rõ ràng (hỏi trực tiếp người dùng về sở thích của họ).</w:t>
      </w:r>
    </w:p>
    <w:p w:rsidR="00000000" w:rsidDel="00000000" w:rsidP="00000000" w:rsidRDefault="00000000" w:rsidRPr="00000000" w14:paraId="0000016B">
      <w:pPr>
        <w:pStyle w:val="Heading4"/>
        <w:tabs>
          <w:tab w:val="left" w:leader="none" w:pos="1418"/>
          <w:tab w:val="left" w:leader="none" w:pos="9639"/>
        </w:tabs>
        <w:spacing w:after="200" w:before="200" w:line="360" w:lineRule="auto"/>
        <w:jc w:val="both"/>
        <w:rPr>
          <w:rFonts w:ascii="Times New Roman" w:cs="Times New Roman" w:eastAsia="Times New Roman" w:hAnsi="Times New Roman"/>
          <w:color w:val="000000"/>
          <w:sz w:val="26"/>
          <w:szCs w:val="26"/>
        </w:rPr>
      </w:pPr>
      <w:bookmarkStart w:colFirst="0" w:colLast="0" w:name="_n8yxbgf1mfzk" w:id="37"/>
      <w:bookmarkEnd w:id="37"/>
      <w:r w:rsidDel="00000000" w:rsidR="00000000" w:rsidRPr="00000000">
        <w:rPr>
          <w:rFonts w:ascii="Times New Roman" w:cs="Times New Roman" w:eastAsia="Times New Roman" w:hAnsi="Times New Roman"/>
          <w:color w:val="000000"/>
          <w:sz w:val="26"/>
          <w:szCs w:val="26"/>
          <w:rtl w:val="0"/>
        </w:rPr>
        <w:t xml:space="preserve">1.2.2 Lợi ích</w:t>
      </w:r>
    </w:p>
    <w:p w:rsidR="00000000" w:rsidDel="00000000" w:rsidP="00000000" w:rsidRDefault="00000000" w:rsidRPr="00000000" w14:paraId="0000016C">
      <w:pPr>
        <w:tabs>
          <w:tab w:val="left" w:leader="none" w:pos="1418"/>
          <w:tab w:val="left" w:leader="none" w:pos="9639"/>
        </w:tabs>
        <w:spacing w:after="200" w:before="20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D">
      <w:pPr>
        <w:pStyle w:val="Heading4"/>
        <w:tabs>
          <w:tab w:val="left" w:leader="none" w:pos="1418"/>
          <w:tab w:val="left" w:leader="none" w:pos="9639"/>
        </w:tabs>
        <w:spacing w:after="200" w:before="200" w:line="360" w:lineRule="auto"/>
        <w:jc w:val="both"/>
        <w:rPr>
          <w:rFonts w:ascii="Times New Roman" w:cs="Times New Roman" w:eastAsia="Times New Roman" w:hAnsi="Times New Roman"/>
          <w:color w:val="000000"/>
          <w:sz w:val="26"/>
          <w:szCs w:val="26"/>
        </w:rPr>
      </w:pPr>
      <w:bookmarkStart w:colFirst="0" w:colLast="0" w:name="_4tvswxfgb0" w:id="38"/>
      <w:bookmarkEnd w:id="38"/>
      <w:r w:rsidDel="00000000" w:rsidR="00000000" w:rsidRPr="00000000">
        <w:rPr>
          <w:rFonts w:ascii="Times New Roman" w:cs="Times New Roman" w:eastAsia="Times New Roman" w:hAnsi="Times New Roman"/>
          <w:color w:val="000000"/>
          <w:sz w:val="26"/>
          <w:szCs w:val="26"/>
          <w:rtl w:val="0"/>
        </w:rPr>
        <w:t xml:space="preserve">1.2.3 Các kỹ thuật chính trong hệ thống gợi ý</w:t>
      </w:r>
    </w:p>
    <w:p w:rsidR="00000000" w:rsidDel="00000000" w:rsidP="00000000" w:rsidRDefault="00000000" w:rsidRPr="00000000" w14:paraId="0000016E">
      <w:pP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Vô số cách tiếp cận Hệ thống gợi ý nhưng có thể được phân loại thành: Lọc cộng tác, Lọc theo nội dung, gợi ý dựa trên tri thức và phương pháp kết hợp.</w:t>
      </w:r>
    </w:p>
    <w:p w:rsidR="00000000" w:rsidDel="00000000" w:rsidP="00000000" w:rsidRDefault="00000000" w:rsidRPr="00000000" w14:paraId="0000016F">
      <w:pP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448300" cy="3476625"/>
            <wp:effectExtent b="0" l="0" r="0" t="0"/>
            <wp:docPr id="8"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5448300" cy="3476625"/>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pStyle w:val="Heading5"/>
        <w:tabs>
          <w:tab w:val="left" w:leader="none" w:pos="1418"/>
          <w:tab w:val="left" w:leader="none" w:pos="9639"/>
        </w:tabs>
        <w:spacing w:after="200" w:before="200" w:line="360" w:lineRule="auto"/>
        <w:jc w:val="both"/>
        <w:rPr>
          <w:rFonts w:ascii="Times New Roman" w:cs="Times New Roman" w:eastAsia="Times New Roman" w:hAnsi="Times New Roman"/>
          <w:color w:val="000000"/>
          <w:sz w:val="26"/>
          <w:szCs w:val="26"/>
        </w:rPr>
      </w:pPr>
      <w:bookmarkStart w:colFirst="0" w:colLast="0" w:name="_946l8yasvygk" w:id="39"/>
      <w:bookmarkEnd w:id="39"/>
      <w:r w:rsidDel="00000000" w:rsidR="00000000" w:rsidRPr="00000000">
        <w:rPr>
          <w:rFonts w:ascii="Times New Roman" w:cs="Times New Roman" w:eastAsia="Times New Roman" w:hAnsi="Times New Roman"/>
          <w:color w:val="000000"/>
          <w:sz w:val="26"/>
          <w:szCs w:val="26"/>
          <w:rtl w:val="0"/>
        </w:rPr>
        <w:t xml:space="preserve">1.2.3.1  Collaborative recommendation (Collaborative filtering)</w:t>
      </w:r>
    </w:p>
    <w:p w:rsidR="00000000" w:rsidDel="00000000" w:rsidP="00000000" w:rsidRDefault="00000000" w:rsidRPr="00000000" w14:paraId="00000171">
      <w:pP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tưởng chính của các phương pháp đề xuất hợp tác là khai thác thông tin về hành vi trong quá khứ hoặc ý kiến của cộng đồng người dùng hiện tại để dự đoán mục nào mà người dùng hiện tại của hệ thống có thể sẽ thích hoặc quan tâm nhất.</w:t>
      </w:r>
    </w:p>
    <w:p w:rsidR="00000000" w:rsidDel="00000000" w:rsidP="00000000" w:rsidRDefault="00000000" w:rsidRPr="00000000" w14:paraId="00000172">
      <w:pP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pháp lọc cộng tác (collaborative filtering) chia thành hai hướng tiếp cận chính: dựa trên bộ nhớ (memory-based) và dựa trên mô hình (model-based)</w:t>
      </w:r>
    </w:p>
    <w:p w:rsidR="00000000" w:rsidDel="00000000" w:rsidP="00000000" w:rsidRDefault="00000000" w:rsidRPr="00000000" w14:paraId="00000173">
      <w:pPr>
        <w:pStyle w:val="Heading6"/>
        <w:tabs>
          <w:tab w:val="left" w:leader="none" w:pos="1418"/>
          <w:tab w:val="left" w:leader="none" w:pos="9639"/>
        </w:tabs>
        <w:spacing w:after="200" w:before="200" w:line="360" w:lineRule="auto"/>
        <w:jc w:val="both"/>
        <w:rPr>
          <w:rFonts w:ascii="Times New Roman" w:cs="Times New Roman" w:eastAsia="Times New Roman" w:hAnsi="Times New Roman"/>
          <w:color w:val="000000"/>
          <w:sz w:val="26"/>
          <w:szCs w:val="26"/>
        </w:rPr>
      </w:pPr>
      <w:bookmarkStart w:colFirst="0" w:colLast="0" w:name="_3t3lk5e34aok" w:id="40"/>
      <w:bookmarkEnd w:id="40"/>
      <w:r w:rsidDel="00000000" w:rsidR="00000000" w:rsidRPr="00000000">
        <w:rPr>
          <w:rFonts w:ascii="Times New Roman" w:cs="Times New Roman" w:eastAsia="Times New Roman" w:hAnsi="Times New Roman"/>
          <w:color w:val="000000"/>
          <w:sz w:val="26"/>
          <w:szCs w:val="26"/>
          <w:rtl w:val="0"/>
        </w:rPr>
        <w:t xml:space="preserve">1.2.3.1.1. Neighborhood-based Collaborative Filtering</w:t>
      </w:r>
    </w:p>
    <w:p w:rsidR="00000000" w:rsidDel="00000000" w:rsidP="00000000" w:rsidRDefault="00000000" w:rsidRPr="00000000" w14:paraId="00000174">
      <w:pPr>
        <w:pStyle w:val="Heading6"/>
        <w:tabs>
          <w:tab w:val="left" w:leader="none" w:pos="1418"/>
          <w:tab w:val="left" w:leader="none" w:pos="9639"/>
        </w:tabs>
        <w:spacing w:after="200" w:before="200" w:lineRule="auto"/>
        <w:jc w:val="both"/>
        <w:rPr>
          <w:rFonts w:ascii="Times New Roman" w:cs="Times New Roman" w:eastAsia="Times New Roman" w:hAnsi="Times New Roman"/>
          <w:color w:val="000000"/>
          <w:sz w:val="26"/>
          <w:szCs w:val="26"/>
        </w:rPr>
      </w:pPr>
      <w:bookmarkStart w:colFirst="0" w:colLast="0" w:name="_gx8gtxhkrqek" w:id="41"/>
      <w:bookmarkEnd w:id="41"/>
      <w:r w:rsidDel="00000000" w:rsidR="00000000" w:rsidRPr="00000000">
        <w:rPr>
          <w:rFonts w:ascii="Times New Roman" w:cs="Times New Roman" w:eastAsia="Times New Roman" w:hAnsi="Times New Roman"/>
          <w:color w:val="000000"/>
          <w:sz w:val="26"/>
          <w:szCs w:val="26"/>
          <w:rtl w:val="0"/>
        </w:rPr>
        <w:t xml:space="preserve">User-Based Collaborative Filtering</w:t>
      </w:r>
    </w:p>
    <w:p w:rsidR="00000000" w:rsidDel="00000000" w:rsidP="00000000" w:rsidRDefault="00000000" w:rsidRPr="00000000" w14:paraId="00000175">
      <w:pP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Lọc cộng tác dựa trên người dùng (CF) là một kỹ thuật được sử dụng để dự đoán các mục mà người dùng có thể thích dựa trên xếp hạng của những người dùng khác có cùng sở thích với người dùng mục tiêu dành cho mục đó . </w:t>
      </w:r>
    </w:p>
    <w:p w:rsidR="00000000" w:rsidDel="00000000" w:rsidP="00000000" w:rsidRDefault="00000000" w:rsidRPr="00000000" w14:paraId="00000176">
      <w:pP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7">
      <w:pP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933825" cy="3943350"/>
            <wp:effectExtent b="0" l="0" r="0" t="0"/>
            <wp:docPr id="5" name="image24.png"/>
            <a:graphic>
              <a:graphicData uri="http://schemas.openxmlformats.org/drawingml/2006/picture">
                <pic:pic>
                  <pic:nvPicPr>
                    <pic:cNvPr id="0" name="image24.png"/>
                    <pic:cNvPicPr preferRelativeResize="0"/>
                  </pic:nvPicPr>
                  <pic:blipFill>
                    <a:blip r:embed="rId29"/>
                    <a:srcRect b="0" l="0" r="0" t="0"/>
                    <a:stretch>
                      <a:fillRect/>
                    </a:stretch>
                  </pic:blipFill>
                  <pic:spPr>
                    <a:xfrm>
                      <a:off x="0" y="0"/>
                      <a:ext cx="3933825" cy="394335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hyperlink r:id="rId30">
        <w:r w:rsidDel="00000000" w:rsidR="00000000" w:rsidRPr="00000000">
          <w:rPr>
            <w:rFonts w:ascii="Times New Roman" w:cs="Times New Roman" w:eastAsia="Times New Roman" w:hAnsi="Times New Roman"/>
            <w:sz w:val="26"/>
            <w:szCs w:val="26"/>
            <w:u w:val="single"/>
            <w:rtl w:val="0"/>
          </w:rPr>
          <w:t xml:space="preserve">https://www.geeksforgeeks.org/user-based-collaborative-filtering/</w:t>
        </w:r>
      </w:hyperlink>
      <w:r w:rsidDel="00000000" w:rsidR="00000000" w:rsidRPr="00000000">
        <w:rPr>
          <w:rFonts w:ascii="Times New Roman" w:cs="Times New Roman" w:eastAsia="Times New Roman" w:hAnsi="Times New Roman"/>
          <w:sz w:val="26"/>
          <w:szCs w:val="26"/>
          <w:rtl w:val="0"/>
        </w:rPr>
        <w:t xml:space="preserve"> ) </w:t>
      </w:r>
    </w:p>
    <w:p w:rsidR="00000000" w:rsidDel="00000000" w:rsidP="00000000" w:rsidRDefault="00000000" w:rsidRPr="00000000" w14:paraId="00000179">
      <w:pP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( 2011_Book )</w:t>
      </w:r>
    </w:p>
    <w:p w:rsidR="00000000" w:rsidDel="00000000" w:rsidP="00000000" w:rsidRDefault="00000000" w:rsidRPr="00000000" w14:paraId="0000017A">
      <w:pP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bước thực hiện Lọc cộng tác dựa trên người dùng: </w:t>
      </w:r>
    </w:p>
    <w:p w:rsidR="00000000" w:rsidDel="00000000" w:rsidP="00000000" w:rsidRDefault="00000000" w:rsidRPr="00000000" w14:paraId="0000017B">
      <w:pP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B1: Tìm điểm tương đồng của người dùng với người dùng mục tiêu </w:t>
      </w:r>
    </w:p>
    <w:p w:rsidR="00000000" w:rsidDel="00000000" w:rsidP="00000000" w:rsidRDefault="00000000" w:rsidRPr="00000000" w14:paraId="0000017C">
      <w:pP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tính độ tương đồng giữa hai người dùng a và b, ta sử dụng hệ số tương quan Pearson. Công thức tính độ tương đồng sim(a,b) giữa người dùng </w:t>
      </w:r>
    </w:p>
    <w:p w:rsidR="00000000" w:rsidDel="00000000" w:rsidP="00000000" w:rsidRDefault="00000000" w:rsidRPr="00000000" w14:paraId="0000017D">
      <w:pP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và b như sau:</w:t>
      </w:r>
    </w:p>
    <w:p w:rsidR="00000000" w:rsidDel="00000000" w:rsidP="00000000" w:rsidRDefault="00000000" w:rsidRPr="00000000" w14:paraId="0000017E">
      <w:pP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457575" cy="962025"/>
            <wp:effectExtent b="0" l="0" r="0" t="0"/>
            <wp:docPr id="23" name="image21.png"/>
            <a:graphic>
              <a:graphicData uri="http://schemas.openxmlformats.org/drawingml/2006/picture">
                <pic:pic>
                  <pic:nvPicPr>
                    <pic:cNvPr id="0" name="image21.png"/>
                    <pic:cNvPicPr preferRelativeResize="0"/>
                  </pic:nvPicPr>
                  <pic:blipFill>
                    <a:blip r:embed="rId31"/>
                    <a:srcRect b="0" l="0" r="0" t="0"/>
                    <a:stretch>
                      <a:fillRect/>
                    </a:stretch>
                  </pic:blipFill>
                  <pic:spPr>
                    <a:xfrm>
                      <a:off x="0" y="0"/>
                      <a:ext cx="3457575" cy="962025"/>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đó: </w:t>
      </w:r>
    </w:p>
    <w:p w:rsidR="00000000" w:rsidDel="00000000" w:rsidP="00000000" w:rsidRDefault="00000000" w:rsidRPr="00000000" w14:paraId="00000180">
      <w:pP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0000" cy="1651000"/>
            <wp:effectExtent b="0" l="0" r="0" t="0"/>
            <wp:docPr id="4" name="image16.png"/>
            <a:graphic>
              <a:graphicData uri="http://schemas.openxmlformats.org/drawingml/2006/picture">
                <pic:pic>
                  <pic:nvPicPr>
                    <pic:cNvPr id="0" name="image16.png"/>
                    <pic:cNvPicPr preferRelativeResize="0"/>
                  </pic:nvPicPr>
                  <pic:blipFill>
                    <a:blip r:embed="rId32"/>
                    <a:srcRect b="0" l="0" r="0" t="0"/>
                    <a:stretch>
                      <a:fillRect/>
                    </a:stretch>
                  </pic:blipFill>
                  <pic:spPr>
                    <a:xfrm>
                      <a:off x="0" y="0"/>
                      <a:ext cx="59400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2: Chọn user gần nhất</w:t>
      </w:r>
    </w:p>
    <w:p w:rsidR="00000000" w:rsidDel="00000000" w:rsidP="00000000" w:rsidRDefault="00000000" w:rsidRPr="00000000" w14:paraId="00000182">
      <w:pP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những user có độ tương đồng cao nhất</w:t>
      </w:r>
    </w:p>
    <w:p w:rsidR="00000000" w:rsidDel="00000000" w:rsidP="00000000" w:rsidRDefault="00000000" w:rsidRPr="00000000" w14:paraId="00000183">
      <w:pP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3: Dự đoán xếp hạng của user cho item</w:t>
      </w:r>
    </w:p>
    <w:p w:rsidR="00000000" w:rsidDel="00000000" w:rsidP="00000000" w:rsidRDefault="00000000" w:rsidRPr="00000000" w14:paraId="00000184">
      <w:pP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hệ số tương quan Pearson và xếp hạng của các item gần nhất</w:t>
      </w:r>
    </w:p>
    <w:p w:rsidR="00000000" w:rsidDel="00000000" w:rsidP="00000000" w:rsidRDefault="00000000" w:rsidRPr="00000000" w14:paraId="00000185">
      <w:pP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733800" cy="628650"/>
            <wp:effectExtent b="0" l="0" r="0" t="0"/>
            <wp:docPr id="28" name="image23.png"/>
            <a:graphic>
              <a:graphicData uri="http://schemas.openxmlformats.org/drawingml/2006/picture">
                <pic:pic>
                  <pic:nvPicPr>
                    <pic:cNvPr id="0" name="image23.png"/>
                    <pic:cNvPicPr preferRelativeResize="0"/>
                  </pic:nvPicPr>
                  <pic:blipFill>
                    <a:blip r:embed="rId33"/>
                    <a:srcRect b="0" l="0" r="0" t="0"/>
                    <a:stretch>
                      <a:fillRect/>
                    </a:stretch>
                  </pic:blipFill>
                  <pic:spPr>
                    <a:xfrm>
                      <a:off x="0" y="0"/>
                      <a:ext cx="3733800" cy="628650"/>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đó: </w:t>
      </w:r>
    </w:p>
    <w:p w:rsidR="00000000" w:rsidDel="00000000" w:rsidP="00000000" w:rsidRDefault="00000000" w:rsidRPr="00000000" w14:paraId="00000187">
      <w:pP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0000" cy="2095500"/>
            <wp:effectExtent b="0" l="0" r="0" t="0"/>
            <wp:docPr id="11" name="image5.png"/>
            <a:graphic>
              <a:graphicData uri="http://schemas.openxmlformats.org/drawingml/2006/picture">
                <pic:pic>
                  <pic:nvPicPr>
                    <pic:cNvPr id="0" name="image5.png"/>
                    <pic:cNvPicPr preferRelativeResize="0"/>
                  </pic:nvPicPr>
                  <pic:blipFill>
                    <a:blip r:embed="rId34"/>
                    <a:srcRect b="0" l="0" r="0" t="0"/>
                    <a:stretch>
                      <a:fillRect/>
                    </a:stretch>
                  </pic:blipFill>
                  <pic:spPr>
                    <a:xfrm>
                      <a:off x="0" y="0"/>
                      <a:ext cx="59400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4: Tính toán các dự đoán xếp hạng cho tất cả các item còn thiếu</w:t>
      </w:r>
    </w:p>
    <w:p w:rsidR="00000000" w:rsidDel="00000000" w:rsidP="00000000" w:rsidRDefault="00000000" w:rsidRPr="00000000" w14:paraId="00000189">
      <w:pP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đoán xếp hạng cho tất cả các sản phẩm mà người dùng mục tiêu chưa đánh giá, dựa trên các xếp hạng của người dùng tương tự.</w:t>
      </w:r>
    </w:p>
    <w:p w:rsidR="00000000" w:rsidDel="00000000" w:rsidP="00000000" w:rsidRDefault="00000000" w:rsidRPr="00000000" w14:paraId="0000018A">
      <w:pP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5: Gợi ý item cho user</w:t>
      </w:r>
    </w:p>
    <w:p w:rsidR="00000000" w:rsidDel="00000000" w:rsidP="00000000" w:rsidRDefault="00000000" w:rsidRPr="00000000" w14:paraId="0000018B">
      <w:pP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các sản phẩm có dự đoán xếp hạng cao nhất để đưa vào danh sách gợi ý cho người dùng mục tiêu.</w:t>
      </w:r>
    </w:p>
    <w:p w:rsidR="00000000" w:rsidDel="00000000" w:rsidP="00000000" w:rsidRDefault="00000000" w:rsidRPr="00000000" w14:paraId="0000018C">
      <w:pPr>
        <w:pStyle w:val="Heading6"/>
        <w:tabs>
          <w:tab w:val="left" w:leader="none" w:pos="1418"/>
          <w:tab w:val="left" w:leader="none" w:pos="9639"/>
        </w:tabs>
        <w:spacing w:after="200" w:before="200" w:line="360" w:lineRule="auto"/>
        <w:jc w:val="both"/>
        <w:rPr>
          <w:rFonts w:ascii="Times New Roman" w:cs="Times New Roman" w:eastAsia="Times New Roman" w:hAnsi="Times New Roman"/>
          <w:color w:val="000000"/>
          <w:sz w:val="26"/>
          <w:szCs w:val="26"/>
        </w:rPr>
      </w:pPr>
      <w:bookmarkStart w:colFirst="0" w:colLast="0" w:name="_9jk75e17qspz" w:id="42"/>
      <w:bookmarkEnd w:id="42"/>
      <w:r w:rsidDel="00000000" w:rsidR="00000000" w:rsidRPr="00000000">
        <w:rPr>
          <w:rFonts w:ascii="Times New Roman" w:cs="Times New Roman" w:eastAsia="Times New Roman" w:hAnsi="Times New Roman"/>
          <w:color w:val="000000"/>
          <w:sz w:val="26"/>
          <w:szCs w:val="26"/>
          <w:rtl w:val="0"/>
        </w:rPr>
        <w:t xml:space="preserve"> Item-Based Collaborative Filtering</w:t>
      </w:r>
    </w:p>
    <w:p w:rsidR="00000000" w:rsidDel="00000000" w:rsidP="00000000" w:rsidRDefault="00000000" w:rsidRPr="00000000" w14:paraId="0000018D">
      <w:pP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Lọc cộng tác dựa trên sản phẩm (Item-Based Collaborative Filtering) là phương pháp dựa trên sự tương đồng giữa các sản phẩm để đưa ra gợi ý. Thay vì dựa vào mối quan hệ giữa người dùng, phương pháp này so sánh các sản phẩm mà người dùng đã đánh giá với những sản phẩm tương tự và từ đó đưa ra gợi ý.</w:t>
      </w:r>
    </w:p>
    <w:p w:rsidR="00000000" w:rsidDel="00000000" w:rsidP="00000000" w:rsidRDefault="00000000" w:rsidRPr="00000000" w14:paraId="0000018E">
      <w:pP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943225" cy="3009900"/>
            <wp:effectExtent b="0" l="0" r="0" t="0"/>
            <wp:docPr id="3" name="image2.png"/>
            <a:graphic>
              <a:graphicData uri="http://schemas.openxmlformats.org/drawingml/2006/picture">
                <pic:pic>
                  <pic:nvPicPr>
                    <pic:cNvPr id="0" name="image2.png"/>
                    <pic:cNvPicPr preferRelativeResize="0"/>
                  </pic:nvPicPr>
                  <pic:blipFill>
                    <a:blip r:embed="rId35"/>
                    <a:srcRect b="0" l="0" r="0" t="0"/>
                    <a:stretch>
                      <a:fillRect/>
                    </a:stretch>
                  </pic:blipFill>
                  <pic:spPr>
                    <a:xfrm>
                      <a:off x="0" y="0"/>
                      <a:ext cx="2943225"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bước thực hiện Lọc cộng tác dựa trên sản phẩm:</w:t>
      </w:r>
    </w:p>
    <w:p w:rsidR="00000000" w:rsidDel="00000000" w:rsidP="00000000" w:rsidRDefault="00000000" w:rsidRPr="00000000" w14:paraId="00000190">
      <w:pP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1: Tìm điểm tương đồng của tất cả các sản phẩm</w:t>
      </w:r>
    </w:p>
    <w:p w:rsidR="00000000" w:rsidDel="00000000" w:rsidP="00000000" w:rsidRDefault="00000000" w:rsidRPr="00000000" w14:paraId="00000191">
      <w:pP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độ tương đồng giữa các sản phẩm, có thể sử dụng hệ số tương quan Pearson hoặc cosine similarity để đo lường sự tương đồng giữa các sản phẩm dựa trên các xếp hạng của người dùng.</w:t>
      </w:r>
    </w:p>
    <w:p w:rsidR="00000000" w:rsidDel="00000000" w:rsidP="00000000" w:rsidRDefault="00000000" w:rsidRPr="00000000" w14:paraId="00000192">
      <w:pP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2: Chọn các sản phẩm lân cận</w:t>
      </w:r>
    </w:p>
    <w:p w:rsidR="00000000" w:rsidDel="00000000" w:rsidP="00000000" w:rsidRDefault="00000000" w:rsidRPr="00000000" w14:paraId="00000193">
      <w:pP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những sản phẩm có độ tương đồng cao nhất với sản phẩm mà người dùng đã đánh giá hoặc yêu thích.</w:t>
      </w:r>
    </w:p>
    <w:p w:rsidR="00000000" w:rsidDel="00000000" w:rsidP="00000000" w:rsidRDefault="00000000" w:rsidRPr="00000000" w14:paraId="00000194">
      <w:pP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3: Dự đoán đánh giá của người dùng cho sản phẩm mới</w:t>
      </w:r>
    </w:p>
    <w:p w:rsidR="00000000" w:rsidDel="00000000" w:rsidP="00000000" w:rsidRDefault="00000000" w:rsidRPr="00000000" w14:paraId="00000195">
      <w:pP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đoán xếp hạng của người dùng cho các sản phẩm mới dựa trên các sản phẩm tương tự mà họ đã đánh giá.</w:t>
      </w:r>
    </w:p>
    <w:p w:rsidR="00000000" w:rsidDel="00000000" w:rsidP="00000000" w:rsidRDefault="00000000" w:rsidRPr="00000000" w14:paraId="00000196">
      <w:pP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4: Tính toán các dự đoán xếp hạng cho tất cả các sản phẩm còn thiếu</w:t>
      </w:r>
    </w:p>
    <w:p w:rsidR="00000000" w:rsidDel="00000000" w:rsidP="00000000" w:rsidRDefault="00000000" w:rsidRPr="00000000" w14:paraId="00000197">
      <w:pP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đoán điểm xếp hạng cho tất cả các sản phẩm mà người dùng chưa đánh giá, dựa trên xếp hạng của các sản phẩm tương tự.</w:t>
      </w:r>
    </w:p>
    <w:p w:rsidR="00000000" w:rsidDel="00000000" w:rsidP="00000000" w:rsidRDefault="00000000" w:rsidRPr="00000000" w14:paraId="00000198">
      <w:pP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5: Gợi ý sản phẩm cho người dùng</w:t>
      </w:r>
    </w:p>
    <w:p w:rsidR="00000000" w:rsidDel="00000000" w:rsidP="00000000" w:rsidRDefault="00000000" w:rsidRPr="00000000" w14:paraId="00000199">
      <w:pPr>
        <w:tabs>
          <w:tab w:val="left" w:leader="none" w:pos="1418"/>
          <w:tab w:val="left" w:leader="none" w:pos="9639"/>
        </w:tabs>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Gợi ý các sản phẩm có dự đoán xếp hạng cao nhất cho người dùng.</w:t>
      </w:r>
    </w:p>
    <w:p w:rsidR="00000000" w:rsidDel="00000000" w:rsidP="00000000" w:rsidRDefault="00000000" w:rsidRPr="00000000" w14:paraId="0000019A">
      <w:pPr>
        <w:pStyle w:val="Heading6"/>
        <w:tabs>
          <w:tab w:val="left" w:leader="none" w:pos="1418"/>
          <w:tab w:val="left" w:leader="none" w:pos="9639"/>
        </w:tabs>
        <w:spacing w:after="200" w:before="200" w:lineRule="auto"/>
        <w:jc w:val="both"/>
        <w:rPr>
          <w:rFonts w:ascii="Times New Roman" w:cs="Times New Roman" w:eastAsia="Times New Roman" w:hAnsi="Times New Roman"/>
          <w:color w:val="000000"/>
          <w:sz w:val="26"/>
          <w:szCs w:val="26"/>
        </w:rPr>
      </w:pPr>
      <w:bookmarkStart w:colFirst="0" w:colLast="0" w:name="_6ktgql3l52mx" w:id="43"/>
      <w:bookmarkEnd w:id="43"/>
      <w:r w:rsidDel="00000000" w:rsidR="00000000" w:rsidRPr="00000000">
        <w:rPr>
          <w:rFonts w:ascii="Times New Roman" w:cs="Times New Roman" w:eastAsia="Times New Roman" w:hAnsi="Times New Roman"/>
          <w:color w:val="000000"/>
          <w:sz w:val="26"/>
          <w:szCs w:val="26"/>
          <w:rtl w:val="0"/>
        </w:rPr>
        <w:t xml:space="preserve">1.2.3.1.2.  Model-based Collaborative Filtering</w:t>
      </w:r>
    </w:p>
    <w:p w:rsidR="00000000" w:rsidDel="00000000" w:rsidP="00000000" w:rsidRDefault="00000000" w:rsidRPr="00000000" w14:paraId="0000019B">
      <w:pPr>
        <w:tabs>
          <w:tab w:val="left" w:leader="none" w:pos="1418"/>
          <w:tab w:val="left" w:leader="none" w:pos="9639"/>
        </w:tabs>
        <w:spacing w:after="20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kỹ thuật đề xuất hợp tác thường được phân loại là dựa trên bộ nhớ hoặc dựa trên mô hình. Kỹ thuật dựa trên người dùng truyền thống được cho là dựa trên bộ nhớ vì cơ sở dữ liệu xếp hạng ban đầu được giữ trong bộ nhớ và được sử dụng trực tiếp để tạo các đề xuất. Mặt khác, trong các phương pháp tiếp cận dựa trên mô hình, dữ liệu thô trước tiên được xử lý ngoại tuyến, như được mô tả để lọc dựa trên mặt hàng hoặc một số kỹ thuật giảm kích thước. Tại thời điểm chạy, chỉ cần mô hình được tính toán trước hoặc "đã học" để đưa ra dự đoán.</w:t>
      </w:r>
    </w:p>
    <w:p w:rsidR="00000000" w:rsidDel="00000000" w:rsidP="00000000" w:rsidRDefault="00000000" w:rsidRPr="00000000" w14:paraId="0000019C">
      <w:pPr>
        <w:pStyle w:val="Heading6"/>
        <w:tabs>
          <w:tab w:val="left" w:leader="none" w:pos="1418"/>
          <w:tab w:val="left" w:leader="none" w:pos="9639"/>
        </w:tabs>
        <w:spacing w:after="200" w:before="200" w:lineRule="auto"/>
        <w:jc w:val="both"/>
        <w:rPr>
          <w:rFonts w:ascii="Times New Roman" w:cs="Times New Roman" w:eastAsia="Times New Roman" w:hAnsi="Times New Roman"/>
          <w:sz w:val="26"/>
          <w:szCs w:val="26"/>
        </w:rPr>
      </w:pPr>
      <w:bookmarkStart w:colFirst="0" w:colLast="0" w:name="_it3ndeiturd6" w:id="44"/>
      <w:bookmarkEnd w:id="44"/>
      <w:r w:rsidDel="00000000" w:rsidR="00000000" w:rsidRPr="00000000">
        <w:rPr>
          <w:rFonts w:ascii="Times New Roman" w:cs="Times New Roman" w:eastAsia="Times New Roman" w:hAnsi="Times New Roman"/>
          <w:sz w:val="26"/>
          <w:szCs w:val="26"/>
          <w:rtl w:val="0"/>
        </w:rPr>
        <w:t xml:space="preserve"> Matrix factorization(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ff0000"/>
          <w:sz w:val="26"/>
          <w:szCs w:val="26"/>
          <w:rtl w:val="0"/>
        </w:rPr>
        <w:t xml:space="preserve">machine learning cơ bản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9D">
      <w:pPr>
        <w:tabs>
          <w:tab w:val="left" w:leader="none" w:pos="1418"/>
          <w:tab w:val="left" w:leader="none" w:pos="9639"/>
        </w:tabs>
        <w:spacing w:after="20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ma trận thành nhân tử là phương pháp tìm các latent features (tính chất ẩn) mô tả giữa các item và user. Tức là chúng ta sẽ phân tích ma trận tiện ích thành tích của các ma trận items và ma trận users.</w:t>
      </w:r>
    </w:p>
    <w:p w:rsidR="00000000" w:rsidDel="00000000" w:rsidP="00000000" w:rsidRDefault="00000000" w:rsidRPr="00000000" w14:paraId="0000019E">
      <w:pPr>
        <w:tabs>
          <w:tab w:val="left" w:leader="none" w:pos="1418"/>
          <w:tab w:val="left" w:leader="none" w:pos="9639"/>
        </w:tabs>
        <w:spacing w:after="20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0000" cy="2222500"/>
            <wp:effectExtent b="0" l="0" r="0" t="0"/>
            <wp:docPr id="9" name="image18.png"/>
            <a:graphic>
              <a:graphicData uri="http://schemas.openxmlformats.org/drawingml/2006/picture">
                <pic:pic>
                  <pic:nvPicPr>
                    <pic:cNvPr id="0" name="image18.png"/>
                    <pic:cNvPicPr preferRelativeResize="0"/>
                  </pic:nvPicPr>
                  <pic:blipFill>
                    <a:blip r:embed="rId36"/>
                    <a:srcRect b="0" l="0" r="0" t="0"/>
                    <a:stretch>
                      <a:fillRect/>
                    </a:stretch>
                  </pic:blipFill>
                  <pic:spPr>
                    <a:xfrm>
                      <a:off x="0" y="0"/>
                      <a:ext cx="59400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tabs>
          <w:tab w:val="left" w:leader="none" w:pos="1418"/>
          <w:tab w:val="left" w:leader="none" w:pos="9639"/>
        </w:tabs>
        <w:spacing w:after="20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đó: </w:t>
      </w:r>
    </w:p>
    <w:p w:rsidR="00000000" w:rsidDel="00000000" w:rsidP="00000000" w:rsidRDefault="00000000" w:rsidRPr="00000000" w14:paraId="000001A0">
      <w:pPr>
        <w:numPr>
          <w:ilvl w:val="0"/>
          <w:numId w:val="13"/>
        </w:numPr>
        <w:tabs>
          <w:tab w:val="left" w:leader="none" w:pos="1418"/>
          <w:tab w:val="left" w:leader="none" w:pos="9639"/>
        </w:tabs>
        <w:spacing w:after="0" w:afterAutospacing="0" w:before="20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 N lần lượt là số lượng của item và user</w:t>
      </w:r>
    </w:p>
    <w:p w:rsidR="00000000" w:rsidDel="00000000" w:rsidP="00000000" w:rsidRDefault="00000000" w:rsidRPr="00000000" w14:paraId="000001A1">
      <w:pPr>
        <w:numPr>
          <w:ilvl w:val="0"/>
          <w:numId w:val="13"/>
        </w:numPr>
        <w:tabs>
          <w:tab w:val="left" w:leader="none" w:pos="1418"/>
          <w:tab w:val="left" w:leader="none" w:pos="9639"/>
        </w:tabs>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 là yếu tố tiềm ẩn, K&lt;&lt;  min(M, N)</w:t>
      </w:r>
    </w:p>
    <w:p w:rsidR="00000000" w:rsidDel="00000000" w:rsidP="00000000" w:rsidRDefault="00000000" w:rsidRPr="00000000" w14:paraId="000001A2">
      <w:pPr>
        <w:numPr>
          <w:ilvl w:val="0"/>
          <w:numId w:val="13"/>
        </w:numPr>
        <w:tabs>
          <w:tab w:val="left" w:leader="none" w:pos="1418"/>
          <w:tab w:val="left" w:leader="none" w:pos="9639"/>
        </w:tabs>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 </w:t>
      </w:r>
      <w:r w:rsidDel="00000000" w:rsidR="00000000" w:rsidRPr="00000000">
        <w:rPr>
          <w:rFonts w:ascii="Gungsuh" w:cs="Gungsuh" w:eastAsia="Gungsuh" w:hAnsi="Gungsuh"/>
          <w:sz w:val="26"/>
          <w:szCs w:val="26"/>
          <w:highlight w:val="white"/>
          <w:rtl w:val="0"/>
        </w:rPr>
        <w:t xml:space="preserve">∈ </w:t>
      </w:r>
      <m:oMath>
        <m:sSup>
          <m:sSupPr>
            <m:ctrlPr>
              <w:rPr>
                <w:rFonts w:ascii="Times New Roman" w:cs="Times New Roman" w:eastAsia="Times New Roman" w:hAnsi="Times New Roman"/>
                <w:sz w:val="26"/>
                <w:szCs w:val="26"/>
                <w:highlight w:val="white"/>
              </w:rPr>
            </m:ctrlPr>
          </m:sSupPr>
          <m:e>
            <m:r>
              <w:rPr>
                <w:rFonts w:ascii="Times New Roman" w:cs="Times New Roman" w:eastAsia="Times New Roman" w:hAnsi="Times New Roman"/>
                <w:sz w:val="26"/>
                <w:szCs w:val="26"/>
                <w:highlight w:val="white"/>
              </w:rPr>
              <m:t xml:space="preserve">R</m:t>
            </m:r>
          </m:e>
          <m:sup>
            <m:r>
              <w:rPr>
                <w:rFonts w:ascii="Times New Roman" w:cs="Times New Roman" w:eastAsia="Times New Roman" w:hAnsi="Times New Roman"/>
                <w:sz w:val="26"/>
                <w:szCs w:val="26"/>
                <w:highlight w:val="white"/>
              </w:rPr>
              <m:t xml:space="preserve">MxK</m:t>
            </m:r>
          </m:sup>
        </m:sSup>
      </m:oMath>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sz w:val="26"/>
          <w:szCs w:val="26"/>
          <w:rtl w:val="0"/>
        </w:rPr>
        <w:t xml:space="preserve"> là ma trận của toàn bộ item profile</w:t>
      </w:r>
    </w:p>
    <w:p w:rsidR="00000000" w:rsidDel="00000000" w:rsidP="00000000" w:rsidRDefault="00000000" w:rsidRPr="00000000" w14:paraId="000001A3">
      <w:pPr>
        <w:numPr>
          <w:ilvl w:val="0"/>
          <w:numId w:val="13"/>
        </w:numPr>
        <w:tabs>
          <w:tab w:val="left" w:leader="none" w:pos="1418"/>
          <w:tab w:val="left" w:leader="none" w:pos="9639"/>
        </w:tabs>
        <w:spacing w:after="20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 </w:t>
      </w:r>
      <w:r w:rsidDel="00000000" w:rsidR="00000000" w:rsidRPr="00000000">
        <w:rPr>
          <w:rFonts w:ascii="Gungsuh" w:cs="Gungsuh" w:eastAsia="Gungsuh" w:hAnsi="Gungsuh"/>
          <w:sz w:val="26"/>
          <w:szCs w:val="26"/>
          <w:highlight w:val="white"/>
          <w:rtl w:val="0"/>
        </w:rPr>
        <w:t xml:space="preserve">∈ </w:t>
      </w:r>
      <m:oMath>
        <m:sSup>
          <m:sSupPr>
            <m:ctrlPr>
              <w:rPr>
                <w:rFonts w:ascii="Times New Roman" w:cs="Times New Roman" w:eastAsia="Times New Roman" w:hAnsi="Times New Roman"/>
                <w:sz w:val="26"/>
                <w:szCs w:val="26"/>
                <w:highlight w:val="white"/>
              </w:rPr>
            </m:ctrlPr>
          </m:sSupPr>
          <m:e>
            <m:r>
              <w:rPr>
                <w:rFonts w:ascii="Times New Roman" w:cs="Times New Roman" w:eastAsia="Times New Roman" w:hAnsi="Times New Roman"/>
                <w:sz w:val="26"/>
                <w:szCs w:val="26"/>
                <w:highlight w:val="white"/>
              </w:rPr>
              <m:t xml:space="preserve">R</m:t>
            </m:r>
          </m:e>
          <m:sup>
            <m:r>
              <w:rPr>
                <w:rFonts w:ascii="Times New Roman" w:cs="Times New Roman" w:eastAsia="Times New Roman" w:hAnsi="Times New Roman"/>
                <w:sz w:val="26"/>
                <w:szCs w:val="26"/>
                <w:highlight w:val="white"/>
              </w:rPr>
              <m:t xml:space="preserve">KxN</m:t>
            </m:r>
          </m:sup>
        </m:sSup>
      </m:oMath>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sz w:val="26"/>
          <w:szCs w:val="26"/>
          <w:rtl w:val="0"/>
        </w:rPr>
        <w:t xml:space="preserve"> là ma trận của toàn bộ user model</w:t>
      </w:r>
    </w:p>
    <w:p w:rsidR="00000000" w:rsidDel="00000000" w:rsidP="00000000" w:rsidRDefault="00000000" w:rsidRPr="00000000" w14:paraId="000001A4">
      <w:pPr>
        <w:tabs>
          <w:tab w:val="left" w:leader="none" w:pos="1418"/>
          <w:tab w:val="left" w:leader="none" w:pos="9639"/>
        </w:tabs>
        <w:spacing w:after="200" w:before="20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thuật toán phổ biến để phân tích ma trận thành nhân tử bao gồm: Alternating Least Squares (ALS), Stochastic Gradient Descent (SGD) và  Singular Value Decomposition (SVD)</w:t>
      </w:r>
    </w:p>
    <w:p w:rsidR="00000000" w:rsidDel="00000000" w:rsidP="00000000" w:rsidRDefault="00000000" w:rsidRPr="00000000" w14:paraId="000001A5">
      <w:pPr>
        <w:tabs>
          <w:tab w:val="left" w:leader="none" w:pos="1418"/>
          <w:tab w:val="left" w:leader="none" w:pos="9639"/>
        </w:tabs>
        <w:spacing w:after="200" w:before="20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i w:val="1"/>
          <w:sz w:val="26"/>
          <w:szCs w:val="26"/>
          <w:rtl w:val="0"/>
        </w:rPr>
        <w:t xml:space="preserve">Alternating least squares (ALS)</w:t>
      </w:r>
      <w:r w:rsidDel="00000000" w:rsidR="00000000" w:rsidRPr="00000000">
        <w:rPr>
          <w:rtl w:val="0"/>
        </w:rPr>
      </w:r>
    </w:p>
    <w:p w:rsidR="00000000" w:rsidDel="00000000" w:rsidP="00000000" w:rsidRDefault="00000000" w:rsidRPr="00000000" w14:paraId="000001A6">
      <w:pPr>
        <w:tabs>
          <w:tab w:val="left" w:leader="none" w:pos="1418"/>
          <w:tab w:val="left" w:leader="none" w:pos="9639"/>
        </w:tabs>
        <w:spacing w:after="200" w:before="20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ALS là phương pháp tối ưu hóa giúp tìm hai ma trận P và Q sao cho tích của chúng gần đúng với ma trận tiện ích ban đầu (ma trận userId và movieId). Khi các ma trận đã được tìm thấy ta có thể dự đoán chỉ số rating của toàn bộ sản phẩm ứng với mỗi user. Ví dụ muốn dự đoán cho user i và bộ phim j thì ta chỉ cần lấy tích của hàng i trong ma trận Q và hàng j trong ma trận P là được.</w:t>
      </w:r>
    </w:p>
    <w:p w:rsidR="00000000" w:rsidDel="00000000" w:rsidP="00000000" w:rsidRDefault="00000000" w:rsidRPr="00000000" w14:paraId="000001A7">
      <w:pPr>
        <w:tabs>
          <w:tab w:val="left" w:leader="none" w:pos="1418"/>
          <w:tab w:val="left" w:leader="none" w:pos="9639"/>
        </w:tabs>
        <w:spacing w:after="20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0000" cy="1663700"/>
            <wp:effectExtent b="0" l="0" r="0" t="0"/>
            <wp:docPr id="20" name="image3.png"/>
            <a:graphic>
              <a:graphicData uri="http://schemas.openxmlformats.org/drawingml/2006/picture">
                <pic:pic>
                  <pic:nvPicPr>
                    <pic:cNvPr id="0" name="image3.png"/>
                    <pic:cNvPicPr preferRelativeResize="0"/>
                  </pic:nvPicPr>
                  <pic:blipFill>
                    <a:blip r:embed="rId37"/>
                    <a:srcRect b="0" l="0" r="0" t="0"/>
                    <a:stretch>
                      <a:fillRect/>
                    </a:stretch>
                  </pic:blipFill>
                  <pic:spPr>
                    <a:xfrm>
                      <a:off x="0" y="0"/>
                      <a:ext cx="59400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tabs>
          <w:tab w:val="left" w:leader="none" w:pos="1418"/>
          <w:tab w:val="left" w:leader="none" w:pos="9639"/>
        </w:tabs>
        <w:spacing w:after="20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838575" cy="1019175"/>
            <wp:effectExtent b="0" l="0" r="0" t="0"/>
            <wp:docPr id="19" name="image1.png"/>
            <a:graphic>
              <a:graphicData uri="http://schemas.openxmlformats.org/drawingml/2006/picture">
                <pic:pic>
                  <pic:nvPicPr>
                    <pic:cNvPr id="0" name="image1.png"/>
                    <pic:cNvPicPr preferRelativeResize="0"/>
                  </pic:nvPicPr>
                  <pic:blipFill>
                    <a:blip r:embed="rId38"/>
                    <a:srcRect b="0" l="0" r="0" t="0"/>
                    <a:stretch>
                      <a:fillRect/>
                    </a:stretch>
                  </pic:blipFill>
                  <pic:spPr>
                    <a:xfrm>
                      <a:off x="0" y="0"/>
                      <a:ext cx="3838575" cy="1019175"/>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tabs>
          <w:tab w:val="left" w:leader="none" w:pos="1418"/>
          <w:tab w:val="left" w:leader="none" w:pos="9639"/>
        </w:tabs>
        <w:spacing w:after="20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đó: </w:t>
      </w:r>
    </w:p>
    <w:p w:rsidR="00000000" w:rsidDel="00000000" w:rsidP="00000000" w:rsidRDefault="00000000" w:rsidRPr="00000000" w14:paraId="000001AA">
      <w:pPr>
        <w:numPr>
          <w:ilvl w:val="0"/>
          <w:numId w:val="8"/>
        </w:numPr>
        <w:tabs>
          <w:tab w:val="left" w:leader="none" w:pos="1418"/>
          <w:tab w:val="left" w:leader="none" w:pos="9639"/>
        </w:tabs>
        <w:spacing w:after="0" w:afterAutospacing="0" w:before="20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r là giá trị thực tế của người dùng u đối với mục i</w:t>
      </w:r>
    </w:p>
    <w:p w:rsidR="00000000" w:rsidDel="00000000" w:rsidP="00000000" w:rsidRDefault="00000000" w:rsidRPr="00000000" w14:paraId="000001AB">
      <w:pPr>
        <w:numPr>
          <w:ilvl w:val="0"/>
          <w:numId w:val="8"/>
        </w:numPr>
        <w:tabs>
          <w:tab w:val="left" w:leader="none" w:pos="1418"/>
          <w:tab w:val="left" w:leader="none" w:pos="9639"/>
        </w:tabs>
        <w:spacing w:after="0" w:afterAutospacing="0" w:before="0" w:beforeAutospacing="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 và p là vector đặc trưng của sản phẩm i và người dùng u</w:t>
      </w:r>
    </w:p>
    <w:p w:rsidR="00000000" w:rsidDel="00000000" w:rsidP="00000000" w:rsidRDefault="00000000" w:rsidRPr="00000000" w14:paraId="000001AC">
      <w:pPr>
        <w:numPr>
          <w:ilvl w:val="0"/>
          <w:numId w:val="8"/>
        </w:numPr>
        <w:tabs>
          <w:tab w:val="left" w:leader="none" w:pos="1418"/>
          <w:tab w:val="left" w:leader="none" w:pos="9639"/>
        </w:tabs>
        <w:spacing w:after="200" w:before="0" w:beforeAutospacing="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lambda là hệ số điều chỉnh tránh overfitting</w:t>
      </w:r>
    </w:p>
    <w:p w:rsidR="00000000" w:rsidDel="00000000" w:rsidP="00000000" w:rsidRDefault="00000000" w:rsidRPr="00000000" w14:paraId="000001AD">
      <w:pPr>
        <w:tabs>
          <w:tab w:val="left" w:leader="none" w:pos="1418"/>
          <w:tab w:val="left" w:leader="none" w:pos="9639"/>
        </w:tabs>
        <w:spacing w:after="20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Quá trình của ALS: </w:t>
      </w:r>
    </w:p>
    <w:p w:rsidR="00000000" w:rsidDel="00000000" w:rsidP="00000000" w:rsidRDefault="00000000" w:rsidRPr="00000000" w14:paraId="000001AE">
      <w:pPr>
        <w:tabs>
          <w:tab w:val="left" w:leader="none" w:pos="1418"/>
          <w:tab w:val="left" w:leader="none" w:pos="9639"/>
        </w:tabs>
        <w:spacing w:after="20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1: Cố định ma trận Q và tìm ma trận P sao cho tối ưu nhất</w:t>
      </w:r>
    </w:p>
    <w:p w:rsidR="00000000" w:rsidDel="00000000" w:rsidP="00000000" w:rsidRDefault="00000000" w:rsidRPr="00000000" w14:paraId="000001AF">
      <w:pPr>
        <w:tabs>
          <w:tab w:val="left" w:leader="none" w:pos="1418"/>
          <w:tab w:val="left" w:leader="none" w:pos="9639"/>
        </w:tabs>
        <w:spacing w:after="20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2: Cố định ma trận P và tìm ma trận Q sao cho tối ưu nhất</w:t>
      </w:r>
    </w:p>
    <w:p w:rsidR="00000000" w:rsidDel="00000000" w:rsidP="00000000" w:rsidRDefault="00000000" w:rsidRPr="00000000" w14:paraId="000001B0">
      <w:pPr>
        <w:tabs>
          <w:tab w:val="left" w:leader="none" w:pos="1418"/>
          <w:tab w:val="left" w:leader="none" w:pos="9639"/>
        </w:tabs>
        <w:spacing w:after="20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Quá trình sẽ lặp đi lặp lại cho đến khi sai số giảm tới mức tối ưu.</w:t>
      </w:r>
    </w:p>
    <w:p w:rsidR="00000000" w:rsidDel="00000000" w:rsidP="00000000" w:rsidRDefault="00000000" w:rsidRPr="00000000" w14:paraId="000001B1">
      <w:pPr>
        <w:tabs>
          <w:tab w:val="left" w:leader="none" w:pos="1418"/>
          <w:tab w:val="left" w:leader="none" w:pos="9639"/>
        </w:tabs>
        <w:spacing w:after="200" w:before="20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i w:val="1"/>
          <w:sz w:val="26"/>
          <w:szCs w:val="26"/>
          <w:rtl w:val="0"/>
        </w:rPr>
        <w:t xml:space="preserve">Stochastic gradient descent (SGD)</w:t>
      </w:r>
      <w:r w:rsidDel="00000000" w:rsidR="00000000" w:rsidRPr="00000000">
        <w:rPr>
          <w:rtl w:val="0"/>
        </w:rPr>
      </w:r>
    </w:p>
    <w:p w:rsidR="00000000" w:rsidDel="00000000" w:rsidP="00000000" w:rsidRDefault="00000000" w:rsidRPr="00000000" w14:paraId="000001B2">
      <w:pPr>
        <w:tabs>
          <w:tab w:val="left" w:leader="none" w:pos="1418"/>
          <w:tab w:val="left" w:leader="none" w:pos="9639"/>
        </w:tabs>
        <w:spacing w:after="20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SGD </w:t>
      </w:r>
      <w:r w:rsidDel="00000000" w:rsidR="00000000" w:rsidRPr="00000000">
        <w:rPr>
          <w:rFonts w:ascii="Times New Roman" w:cs="Times New Roman" w:eastAsia="Times New Roman" w:hAnsi="Times New Roman"/>
          <w:sz w:val="26"/>
          <w:szCs w:val="26"/>
          <w:rtl w:val="0"/>
        </w:rPr>
        <w:t xml:space="preserve">là một phương pháp tối ưu hóa dựa trên gradient descent để cập nhật các tham số của mô hình. Quá trình này giúp mô hình học cách dự đoán chính xác hơn giá trị mà user sẽ đánh giá cho các item thông qua việc tối thiểu hóa hàm mất mát. </w:t>
      </w:r>
    </w:p>
    <w:p w:rsidR="00000000" w:rsidDel="00000000" w:rsidP="00000000" w:rsidRDefault="00000000" w:rsidRPr="00000000" w14:paraId="000001B3">
      <w:pPr>
        <w:tabs>
          <w:tab w:val="left" w:leader="none" w:pos="1418"/>
          <w:tab w:val="left" w:leader="none" w:pos="9639"/>
        </w:tabs>
        <w:spacing w:after="20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thức đơn giản của SGD có dạng:</w:t>
      </w:r>
    </w:p>
    <w:p w:rsidR="00000000" w:rsidDel="00000000" w:rsidP="00000000" w:rsidRDefault="00000000" w:rsidRPr="00000000" w14:paraId="000001B4">
      <w:pPr>
        <w:tabs>
          <w:tab w:val="left" w:leader="none" w:pos="1418"/>
          <w:tab w:val="left" w:leader="none" w:pos="9639"/>
        </w:tabs>
        <w:spacing w:after="20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105150" cy="609600"/>
            <wp:effectExtent b="0" l="0" r="0" t="0"/>
            <wp:docPr id="13" name="image12.png"/>
            <a:graphic>
              <a:graphicData uri="http://schemas.openxmlformats.org/drawingml/2006/picture">
                <pic:pic>
                  <pic:nvPicPr>
                    <pic:cNvPr id="0" name="image12.png"/>
                    <pic:cNvPicPr preferRelativeResize="0"/>
                  </pic:nvPicPr>
                  <pic:blipFill>
                    <a:blip r:embed="rId39"/>
                    <a:srcRect b="0" l="0" r="0" t="0"/>
                    <a:stretch>
                      <a:fillRect/>
                    </a:stretch>
                  </pic:blipFill>
                  <pic:spPr>
                    <a:xfrm>
                      <a:off x="0" y="0"/>
                      <a:ext cx="310515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numPr>
          <w:ilvl w:val="0"/>
          <w:numId w:val="26"/>
        </w:numPr>
        <w:tabs>
          <w:tab w:val="left" w:leader="none" w:pos="1418"/>
          <w:tab w:val="left" w:leader="none" w:pos="9639"/>
        </w:tabs>
        <w:spacing w:after="0" w:afterAutospacing="0" w:before="20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θ  là tham số hiện tại của mô hình (các vector đặc trưng của user và item).</w:t>
      </w:r>
    </w:p>
    <w:p w:rsidR="00000000" w:rsidDel="00000000" w:rsidP="00000000" w:rsidRDefault="00000000" w:rsidRPr="00000000" w14:paraId="000001B6">
      <w:pPr>
        <w:numPr>
          <w:ilvl w:val="0"/>
          <w:numId w:val="26"/>
        </w:numPr>
        <w:tabs>
          <w:tab w:val="left" w:leader="none" w:pos="1418"/>
          <w:tab w:val="left" w:leader="none" w:pos="9639"/>
        </w:tabs>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η là tốc độ học</w:t>
      </w:r>
    </w:p>
    <w:p w:rsidR="00000000" w:rsidDel="00000000" w:rsidP="00000000" w:rsidRDefault="00000000" w:rsidRPr="00000000" w14:paraId="000001B7">
      <w:pPr>
        <w:numPr>
          <w:ilvl w:val="0"/>
          <w:numId w:val="26"/>
        </w:numPr>
        <w:tabs>
          <w:tab w:val="left" w:leader="none" w:pos="1418"/>
          <w:tab w:val="left" w:leader="none" w:pos="9639"/>
        </w:tabs>
        <w:spacing w:after="200" w:before="0" w:beforeAutospacing="0" w:lineRule="auto"/>
        <w:ind w:left="720" w:right="-20" w:hanging="360"/>
        <w:rPr>
          <w:rFonts w:ascii="Times New Roman" w:cs="Times New Roman" w:eastAsia="Times New Roman" w:hAnsi="Times New Roman"/>
          <w:sz w:val="26"/>
          <w:szCs w:val="26"/>
        </w:rPr>
      </w:pPr>
      <w:r w:rsidDel="00000000" w:rsidR="00000000" w:rsidRPr="00000000">
        <w:rPr>
          <w:rFonts w:ascii="Gungsuh" w:cs="Gungsuh" w:eastAsia="Gungsuh" w:hAnsi="Gungsuh"/>
          <w:color w:val="1b1b1b"/>
          <w:sz w:val="26"/>
          <w:szCs w:val="26"/>
          <w:highlight w:val="white"/>
          <w:rtl w:val="0"/>
        </w:rPr>
        <w:t xml:space="preserve">∇</w:t>
      </w:r>
      <w:r w:rsidDel="00000000" w:rsidR="00000000" w:rsidRPr="00000000">
        <w:rPr>
          <w:rFonts w:ascii="Times New Roman" w:cs="Times New Roman" w:eastAsia="Times New Roman" w:hAnsi="Times New Roman"/>
          <w:i w:val="1"/>
          <w:color w:val="1b1b1b"/>
          <w:sz w:val="26"/>
          <w:szCs w:val="26"/>
          <w:highlight w:val="white"/>
          <w:rtl w:val="0"/>
        </w:rPr>
        <w:t xml:space="preserve">θf</w:t>
      </w:r>
      <w:r w:rsidDel="00000000" w:rsidR="00000000" w:rsidRPr="00000000">
        <w:rPr>
          <w:rFonts w:ascii="Times New Roman" w:cs="Times New Roman" w:eastAsia="Times New Roman" w:hAnsi="Times New Roman"/>
          <w:color w:val="1b1b1b"/>
          <w:sz w:val="26"/>
          <w:szCs w:val="26"/>
          <w:highlight w:val="white"/>
          <w:rtl w:val="0"/>
        </w:rPr>
        <w:t xml:space="preserve">(</w:t>
      </w:r>
      <w:r w:rsidDel="00000000" w:rsidR="00000000" w:rsidRPr="00000000">
        <w:rPr>
          <w:rFonts w:ascii="Times New Roman" w:cs="Times New Roman" w:eastAsia="Times New Roman" w:hAnsi="Times New Roman"/>
          <w:i w:val="1"/>
          <w:color w:val="1b1b1b"/>
          <w:sz w:val="26"/>
          <w:szCs w:val="26"/>
          <w:highlight w:val="white"/>
          <w:rtl w:val="0"/>
        </w:rPr>
        <w:t xml:space="preserve">θ</w:t>
      </w:r>
      <w:r w:rsidDel="00000000" w:rsidR="00000000" w:rsidRPr="00000000">
        <w:rPr>
          <w:rFonts w:ascii="Times New Roman" w:cs="Times New Roman" w:eastAsia="Times New Roman" w:hAnsi="Times New Roman"/>
          <w:color w:val="1b1b1b"/>
          <w:sz w:val="26"/>
          <w:szCs w:val="26"/>
          <w:highlight w:val="white"/>
          <w:rtl w:val="0"/>
        </w:rPr>
        <w:t xml:space="preserve">,</w:t>
      </w:r>
      <w:r w:rsidDel="00000000" w:rsidR="00000000" w:rsidRPr="00000000">
        <w:rPr>
          <w:rFonts w:ascii="Times New Roman" w:cs="Times New Roman" w:eastAsia="Times New Roman" w:hAnsi="Times New Roman"/>
          <w:i w:val="1"/>
          <w:color w:val="1b1b1b"/>
          <w:sz w:val="26"/>
          <w:szCs w:val="26"/>
          <w:highlight w:val="white"/>
          <w:rtl w:val="0"/>
        </w:rPr>
        <w:t xml:space="preserve">xi</w:t>
      </w:r>
      <w:r w:rsidDel="00000000" w:rsidR="00000000" w:rsidRPr="00000000">
        <w:rPr>
          <w:rFonts w:ascii="Times New Roman" w:cs="Times New Roman" w:eastAsia="Times New Roman" w:hAnsi="Times New Roman"/>
          <w:color w:val="1b1b1b"/>
          <w:sz w:val="26"/>
          <w:szCs w:val="26"/>
          <w:highlight w:val="white"/>
          <w:rtl w:val="0"/>
        </w:rPr>
        <w:t xml:space="preserve">​,</w:t>
      </w:r>
      <w:r w:rsidDel="00000000" w:rsidR="00000000" w:rsidRPr="00000000">
        <w:rPr>
          <w:rFonts w:ascii="Times New Roman" w:cs="Times New Roman" w:eastAsia="Times New Roman" w:hAnsi="Times New Roman"/>
          <w:i w:val="1"/>
          <w:color w:val="1b1b1b"/>
          <w:sz w:val="26"/>
          <w:szCs w:val="26"/>
          <w:highlight w:val="white"/>
          <w:rtl w:val="0"/>
        </w:rPr>
        <w:t xml:space="preserve">yi</w:t>
      </w:r>
      <w:r w:rsidDel="00000000" w:rsidR="00000000" w:rsidRPr="00000000">
        <w:rPr>
          <w:rFonts w:ascii="Times New Roman" w:cs="Times New Roman" w:eastAsia="Times New Roman" w:hAnsi="Times New Roman"/>
          <w:color w:val="1b1b1b"/>
          <w:sz w:val="26"/>
          <w:szCs w:val="26"/>
          <w:highlight w:val="white"/>
          <w:rtl w:val="0"/>
        </w:rPr>
        <w:t xml:space="preserve">​) là gradient (đạo hàm) của hàm mất mát với mẫu dữ liệu ngẫu nhiên (xi​,yi​), </w:t>
      </w:r>
      <w:r w:rsidDel="00000000" w:rsidR="00000000" w:rsidRPr="00000000">
        <w:rPr>
          <w:rFonts w:ascii="Times New Roman" w:cs="Times New Roman" w:eastAsia="Times New Roman" w:hAnsi="Times New Roman"/>
          <w:i w:val="1"/>
          <w:color w:val="1b1b1b"/>
          <w:sz w:val="26"/>
          <w:szCs w:val="26"/>
          <w:highlight w:val="white"/>
          <w:rtl w:val="0"/>
        </w:rPr>
        <w:t xml:space="preserve">xi</w:t>
      </w:r>
      <w:r w:rsidDel="00000000" w:rsidR="00000000" w:rsidRPr="00000000">
        <w:rPr>
          <w:rFonts w:ascii="Times New Roman" w:cs="Times New Roman" w:eastAsia="Times New Roman" w:hAnsi="Times New Roman"/>
          <w:color w:val="1b1b1b"/>
          <w:sz w:val="26"/>
          <w:szCs w:val="26"/>
          <w:highlight w:val="white"/>
          <w:rtl w:val="0"/>
        </w:rPr>
        <w:t xml:space="preserve">​ là thông tin user/item, </w:t>
      </w:r>
      <w:r w:rsidDel="00000000" w:rsidR="00000000" w:rsidRPr="00000000">
        <w:rPr>
          <w:rFonts w:ascii="Times New Roman" w:cs="Times New Roman" w:eastAsia="Times New Roman" w:hAnsi="Times New Roman"/>
          <w:i w:val="1"/>
          <w:color w:val="1b1b1b"/>
          <w:sz w:val="26"/>
          <w:szCs w:val="26"/>
          <w:highlight w:val="white"/>
          <w:rtl w:val="0"/>
        </w:rPr>
        <w:t xml:space="preserve">yi </w:t>
      </w:r>
      <w:r w:rsidDel="00000000" w:rsidR="00000000" w:rsidRPr="00000000">
        <w:rPr>
          <w:rFonts w:ascii="Times New Roman" w:cs="Times New Roman" w:eastAsia="Times New Roman" w:hAnsi="Times New Roman"/>
          <w:color w:val="1b1b1b"/>
          <w:sz w:val="26"/>
          <w:szCs w:val="26"/>
          <w:highlight w:val="white"/>
          <w:rtl w:val="0"/>
        </w:rPr>
        <w:t xml:space="preserve">​là đánh giá thực tế của user</w:t>
      </w:r>
    </w:p>
    <w:p w:rsidR="00000000" w:rsidDel="00000000" w:rsidP="00000000" w:rsidRDefault="00000000" w:rsidRPr="00000000" w14:paraId="000001B8">
      <w:pPr>
        <w:tabs>
          <w:tab w:val="left" w:leader="none" w:pos="1418"/>
          <w:tab w:val="left" w:leader="none" w:pos="9639"/>
        </w:tabs>
        <w:spacing w:after="200" w:before="200" w:lineRule="auto"/>
        <w:ind w:left="0" w:right="-20" w:firstLine="0"/>
        <w:rPr>
          <w:rFonts w:ascii="Times New Roman" w:cs="Times New Roman" w:eastAsia="Times New Roman" w:hAnsi="Times New Roman"/>
          <w:color w:val="1b1b1b"/>
          <w:sz w:val="26"/>
          <w:szCs w:val="26"/>
          <w:highlight w:val="white"/>
        </w:rPr>
      </w:pPr>
      <w:r w:rsidDel="00000000" w:rsidR="00000000" w:rsidRPr="00000000">
        <w:rPr>
          <w:rFonts w:ascii="Times New Roman" w:cs="Times New Roman" w:eastAsia="Times New Roman" w:hAnsi="Times New Roman"/>
          <w:color w:val="1b1b1b"/>
          <w:sz w:val="26"/>
          <w:szCs w:val="26"/>
          <w:highlight w:val="white"/>
          <w:rtl w:val="0"/>
        </w:rPr>
        <w:t xml:space="preserve">Tổng quan trong hệ thống gợi ý:</w:t>
      </w:r>
    </w:p>
    <w:p w:rsidR="00000000" w:rsidDel="00000000" w:rsidP="00000000" w:rsidRDefault="00000000" w:rsidRPr="00000000" w14:paraId="000001B9">
      <w:pPr>
        <w:tabs>
          <w:tab w:val="left" w:leader="none" w:pos="1418"/>
          <w:tab w:val="left" w:leader="none" w:pos="9639"/>
        </w:tabs>
        <w:spacing w:after="200" w:before="200" w:lineRule="auto"/>
        <w:ind w:left="0" w:right="-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b1b1b"/>
          <w:sz w:val="26"/>
          <w:szCs w:val="26"/>
          <w:highlight w:val="white"/>
        </w:rPr>
        <w:drawing>
          <wp:inline distB="114300" distT="114300" distL="114300" distR="114300">
            <wp:extent cx="3756563" cy="1234077"/>
            <wp:effectExtent b="0" l="0" r="0" t="0"/>
            <wp:docPr id="1" name="image11.png"/>
            <a:graphic>
              <a:graphicData uri="http://schemas.openxmlformats.org/drawingml/2006/picture">
                <pic:pic>
                  <pic:nvPicPr>
                    <pic:cNvPr id="0" name="image11.png"/>
                    <pic:cNvPicPr preferRelativeResize="0"/>
                  </pic:nvPicPr>
                  <pic:blipFill>
                    <a:blip r:embed="rId40"/>
                    <a:srcRect b="0" l="0" r="0" t="0"/>
                    <a:stretch>
                      <a:fillRect/>
                    </a:stretch>
                  </pic:blipFill>
                  <pic:spPr>
                    <a:xfrm>
                      <a:off x="0" y="0"/>
                      <a:ext cx="3756563" cy="1234077"/>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tabs>
          <w:tab w:val="left" w:leader="none" w:pos="1418"/>
          <w:tab w:val="left" w:leader="none" w:pos="9639"/>
        </w:tabs>
        <w:spacing w:after="20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đó: </w:t>
      </w:r>
    </w:p>
    <w:p w:rsidR="00000000" w:rsidDel="00000000" w:rsidP="00000000" w:rsidRDefault="00000000" w:rsidRPr="00000000" w14:paraId="000001BB">
      <w:pPr>
        <w:numPr>
          <w:ilvl w:val="0"/>
          <w:numId w:val="16"/>
        </w:numPr>
        <w:tabs>
          <w:tab w:val="left" w:leader="none" w:pos="1418"/>
          <w:tab w:val="left" w:leader="none" w:pos="9639"/>
        </w:tabs>
        <w:spacing w:after="0" w:afterAutospacing="0" w:before="20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r là giá trị thực tế của người dùng u đối với mục i</w:t>
      </w:r>
    </w:p>
    <w:p w:rsidR="00000000" w:rsidDel="00000000" w:rsidP="00000000" w:rsidRDefault="00000000" w:rsidRPr="00000000" w14:paraId="000001BC">
      <w:pPr>
        <w:numPr>
          <w:ilvl w:val="0"/>
          <w:numId w:val="16"/>
        </w:numPr>
        <w:tabs>
          <w:tab w:val="left" w:leader="none" w:pos="1418"/>
          <w:tab w:val="left" w:leader="none" w:pos="9639"/>
        </w:tabs>
        <w:spacing w:after="0" w:afterAutospacing="0" w:before="0" w:beforeAutospacing="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 và p là vector đặc trưng của sản phẩm i và người dùng u</w:t>
      </w:r>
    </w:p>
    <w:p w:rsidR="00000000" w:rsidDel="00000000" w:rsidP="00000000" w:rsidRDefault="00000000" w:rsidRPr="00000000" w14:paraId="000001BD">
      <w:pPr>
        <w:numPr>
          <w:ilvl w:val="0"/>
          <w:numId w:val="16"/>
        </w:numPr>
        <w:tabs>
          <w:tab w:val="left" w:leader="none" w:pos="1418"/>
          <w:tab w:val="left" w:leader="none" w:pos="9639"/>
        </w:tabs>
        <w:spacing w:after="200" w:before="0" w:beforeAutospacing="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η là tốc độ học </w:t>
      </w:r>
    </w:p>
    <w:p w:rsidR="00000000" w:rsidDel="00000000" w:rsidP="00000000" w:rsidRDefault="00000000" w:rsidRPr="00000000" w14:paraId="000001BE">
      <w:pPr>
        <w:tabs>
          <w:tab w:val="left" w:leader="none" w:pos="1418"/>
          <w:tab w:val="left" w:leader="none" w:pos="9639"/>
        </w:tabs>
        <w:spacing w:after="20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 chọn 2 điểm bắt đầu cho 2 biến số cần tìm rồi giảm dần theo đạo hàm để có được điểm cực tiểu chính là điểm cần tìm.</w:t>
      </w:r>
    </w:p>
    <w:p w:rsidR="00000000" w:rsidDel="00000000" w:rsidP="00000000" w:rsidRDefault="00000000" w:rsidRPr="00000000" w14:paraId="000001BF">
      <w:pPr>
        <w:tabs>
          <w:tab w:val="left" w:leader="none" w:pos="1418"/>
          <w:tab w:val="left" w:leader="none" w:pos="9639"/>
        </w:tabs>
        <w:spacing w:after="200" w:before="200" w:lineRule="auto"/>
        <w:jc w:val="both"/>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Singular Value Decomposition (SVD) ( </w:t>
      </w:r>
      <w:hyperlink r:id="rId41">
        <w:r w:rsidDel="00000000" w:rsidR="00000000" w:rsidRPr="00000000">
          <w:rPr>
            <w:rFonts w:ascii="Times New Roman" w:cs="Times New Roman" w:eastAsia="Times New Roman" w:hAnsi="Times New Roman"/>
            <w:b w:val="1"/>
            <w:i w:val="1"/>
            <w:color w:val="1155cc"/>
            <w:sz w:val="26"/>
            <w:szCs w:val="26"/>
            <w:u w:val="single"/>
            <w:rtl w:val="0"/>
          </w:rPr>
          <w:t xml:space="preserve">https://jaketae.github.io/study/svd/</w:t>
        </w:r>
      </w:hyperlink>
      <w:r w:rsidDel="00000000" w:rsidR="00000000" w:rsidRPr="00000000">
        <w:rPr>
          <w:rFonts w:ascii="Times New Roman" w:cs="Times New Roman" w:eastAsia="Times New Roman" w:hAnsi="Times New Roman"/>
          <w:b w:val="1"/>
          <w:i w:val="1"/>
          <w:sz w:val="26"/>
          <w:szCs w:val="26"/>
          <w:rtl w:val="0"/>
        </w:rPr>
        <w:t xml:space="preserve"> )</w:t>
      </w:r>
    </w:p>
    <w:p w:rsidR="00000000" w:rsidDel="00000000" w:rsidP="00000000" w:rsidRDefault="00000000" w:rsidRPr="00000000" w14:paraId="000001C0">
      <w:pPr>
        <w:tabs>
          <w:tab w:val="left" w:leader="none" w:pos="1418"/>
          <w:tab w:val="left" w:leader="none" w:pos="9639"/>
        </w:tabs>
        <w:spacing w:after="20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SVD là một kỹ thuật phổ biến dùng để giảm số chiều (dimensionality reduction) của </w:t>
      </w:r>
    </w:p>
    <w:p w:rsidR="00000000" w:rsidDel="00000000" w:rsidP="00000000" w:rsidRDefault="00000000" w:rsidRPr="00000000" w14:paraId="000001C1">
      <w:pPr>
        <w:tabs>
          <w:tab w:val="left" w:leader="none" w:pos="1418"/>
          <w:tab w:val="left" w:leader="none" w:pos="9639"/>
        </w:tabs>
        <w:spacing w:after="20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Dạng tổng quát là phân tích ma trận A có kích thước </w:t>
      </w:r>
      <w:r w:rsidDel="00000000" w:rsidR="00000000" w:rsidRPr="00000000">
        <w:rPr>
          <w:rFonts w:ascii="Times New Roman" w:cs="Times New Roman" w:eastAsia="Times New Roman" w:hAnsi="Times New Roman"/>
          <w:i w:val="1"/>
          <w:sz w:val="26"/>
          <w:szCs w:val="26"/>
          <w:rtl w:val="0"/>
        </w:rPr>
        <w:t xml:space="preserve">mxn</w:t>
      </w:r>
      <w:r w:rsidDel="00000000" w:rsidR="00000000" w:rsidRPr="00000000">
        <w:rPr>
          <w:rFonts w:ascii="Times New Roman" w:cs="Times New Roman" w:eastAsia="Times New Roman" w:hAnsi="Times New Roman"/>
          <w:sz w:val="26"/>
          <w:szCs w:val="26"/>
          <w:rtl w:val="0"/>
        </w:rPr>
        <w:t xml:space="preserve"> thành ba ma trận sao cho:</w:t>
      </w:r>
    </w:p>
    <w:p w:rsidR="00000000" w:rsidDel="00000000" w:rsidP="00000000" w:rsidRDefault="00000000" w:rsidRPr="00000000" w14:paraId="000001C2">
      <w:pPr>
        <w:tabs>
          <w:tab w:val="left" w:leader="none" w:pos="1418"/>
          <w:tab w:val="left" w:leader="none" w:pos="9639"/>
        </w:tabs>
        <w:spacing w:after="200" w:before="200" w:lineRule="auto"/>
        <w:jc w:val="center"/>
        <w:rPr>
          <w:rFonts w:ascii="Times New Roman" w:cs="Times New Roman" w:eastAsia="Times New Roman" w:hAnsi="Times New Roman"/>
          <w:b w:val="1"/>
          <w:color w:val="3d4144"/>
          <w:sz w:val="26"/>
          <w:szCs w:val="26"/>
          <w:highlight w:val="white"/>
        </w:rPr>
      </w:pPr>
      <w:r w:rsidDel="00000000" w:rsidR="00000000" w:rsidRPr="00000000">
        <w:rPr>
          <w:rFonts w:ascii="Times New Roman" w:cs="Times New Roman" w:eastAsia="Times New Roman" w:hAnsi="Times New Roman"/>
          <w:b w:val="1"/>
          <w:color w:val="3d4144"/>
          <w:sz w:val="26"/>
          <w:szCs w:val="26"/>
          <w:highlight w:val="white"/>
          <w:rtl w:val="0"/>
        </w:rPr>
        <w:t xml:space="preserve">A=UΣ</w:t>
      </w:r>
      <m:oMath>
        <m:sSup>
          <m:sSupPr>
            <m:ctrlPr>
              <w:rPr>
                <w:rFonts w:ascii="Times New Roman" w:cs="Times New Roman" w:eastAsia="Times New Roman" w:hAnsi="Times New Roman"/>
                <w:b w:val="1"/>
                <w:color w:val="3d4144"/>
                <w:sz w:val="26"/>
                <w:szCs w:val="26"/>
                <w:highlight w:val="white"/>
              </w:rPr>
            </m:ctrlPr>
          </m:sSupPr>
          <m:e>
            <m:r>
              <w:rPr>
                <w:rFonts w:ascii="Times New Roman" w:cs="Times New Roman" w:eastAsia="Times New Roman" w:hAnsi="Times New Roman"/>
                <w:b w:val="1"/>
                <w:color w:val="3d4144"/>
                <w:sz w:val="26"/>
                <w:szCs w:val="26"/>
                <w:highlight w:val="white"/>
              </w:rPr>
              <m:t xml:space="preserve">V</m:t>
            </m:r>
          </m:e>
          <m:sup>
            <m:r>
              <w:rPr>
                <w:rFonts w:ascii="Times New Roman" w:cs="Times New Roman" w:eastAsia="Times New Roman" w:hAnsi="Times New Roman"/>
                <w:b w:val="1"/>
                <w:color w:val="3d4144"/>
                <w:sz w:val="26"/>
                <w:szCs w:val="26"/>
                <w:highlight w:val="white"/>
              </w:rPr>
              <m:t xml:space="preserve">T</m:t>
            </m:r>
          </m:sup>
        </m:sSup>
      </m:oMath>
      <w:r w:rsidDel="00000000" w:rsidR="00000000" w:rsidRPr="00000000">
        <w:rPr>
          <w:rtl w:val="0"/>
        </w:rPr>
      </w:r>
    </w:p>
    <w:p w:rsidR="00000000" w:rsidDel="00000000" w:rsidP="00000000" w:rsidRDefault="00000000" w:rsidRPr="00000000" w14:paraId="000001C3">
      <w:pPr>
        <w:numPr>
          <w:ilvl w:val="0"/>
          <w:numId w:val="5"/>
        </w:numPr>
        <w:tabs>
          <w:tab w:val="left" w:leader="none" w:pos="1418"/>
          <w:tab w:val="left" w:leader="none" w:pos="9639"/>
        </w:tabs>
        <w:spacing w:after="0" w:afterAutospacing="0" w:before="20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U, V: là ma trận trực giao biểu diễn đặc trưng của người dùng và sản phẩm (U∈</w:t>
      </w:r>
      <m:oMath>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R</m:t>
            </m:r>
          </m:e>
          <m:sup>
            <m:r>
              <w:rPr>
                <w:rFonts w:ascii="Times New Roman" w:cs="Times New Roman" w:eastAsia="Times New Roman" w:hAnsi="Times New Roman"/>
                <w:sz w:val="26"/>
                <w:szCs w:val="26"/>
              </w:rPr>
              <m:t xml:space="preserve">mxm</m:t>
            </m:r>
          </m:sup>
        </m:sSup>
      </m:oMath>
      <w:r w:rsidDel="00000000" w:rsidR="00000000" w:rsidRPr="00000000">
        <w:rPr>
          <w:rFonts w:ascii="Gungsuh" w:cs="Gungsuh" w:eastAsia="Gungsuh" w:hAnsi="Gungsuh"/>
          <w:sz w:val="26"/>
          <w:szCs w:val="26"/>
          <w:rtl w:val="0"/>
        </w:rPr>
        <w:t xml:space="preserve">, V∈</w:t>
      </w:r>
      <m:oMath>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R</m:t>
            </m:r>
          </m:e>
          <m:sup>
            <m:r>
              <w:rPr>
                <w:rFonts w:ascii="Times New Roman" w:cs="Times New Roman" w:eastAsia="Times New Roman" w:hAnsi="Times New Roman"/>
                <w:sz w:val="26"/>
                <w:szCs w:val="26"/>
              </w:rPr>
              <m:t xml:space="preserve">nxn</m:t>
            </m:r>
          </m:sup>
        </m:sSup>
        <m:r>
          <w:rPr>
            <w:rFonts w:ascii="Times New Roman" w:cs="Times New Roman" w:eastAsia="Times New Roman" w:hAnsi="Times New Roman"/>
            <w:sz w:val="26"/>
            <w:szCs w:val="26"/>
          </w:rPr>
          <m:t xml:space="preserve">)</m:t>
        </m:r>
      </m:oMath>
      <w:r w:rsidDel="00000000" w:rsidR="00000000" w:rsidRPr="00000000">
        <w:rPr>
          <w:rtl w:val="0"/>
        </w:rPr>
      </w:r>
    </w:p>
    <w:p w:rsidR="00000000" w:rsidDel="00000000" w:rsidP="00000000" w:rsidRDefault="00000000" w:rsidRPr="00000000" w14:paraId="000001C4">
      <w:pPr>
        <w:numPr>
          <w:ilvl w:val="0"/>
          <w:numId w:val="5"/>
        </w:numPr>
        <w:tabs>
          <w:tab w:val="left" w:leader="none" w:pos="1418"/>
          <w:tab w:val="left" w:leader="none" w:pos="9639"/>
        </w:tabs>
        <w:spacing w:after="20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highlight w:val="white"/>
          <w:rtl w:val="0"/>
        </w:rPr>
        <w:t xml:space="preserve">Σ: Là ma trận đường chéo  (Σ</w:t>
      </w:r>
      <w:r w:rsidDel="00000000" w:rsidR="00000000" w:rsidRPr="00000000">
        <w:rPr>
          <w:rFonts w:ascii="Gungsuh" w:cs="Gungsuh" w:eastAsia="Gungsuh" w:hAnsi="Gungsuh"/>
          <w:sz w:val="26"/>
          <w:szCs w:val="26"/>
          <w:rtl w:val="0"/>
        </w:rPr>
        <w:t xml:space="preserve">∈</w:t>
      </w:r>
      <m:oMath>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R</m:t>
            </m:r>
          </m:e>
          <m:sup>
            <m:r>
              <w:rPr>
                <w:rFonts w:ascii="Times New Roman" w:cs="Times New Roman" w:eastAsia="Times New Roman" w:hAnsi="Times New Roman"/>
                <w:sz w:val="26"/>
                <w:szCs w:val="26"/>
              </w:rPr>
              <m:t xml:space="preserve">mxn</m:t>
            </m:r>
          </m:sup>
        </m:sSup>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C5">
      <w:pPr>
        <w:tabs>
          <w:tab w:val="left" w:leader="none" w:pos="1418"/>
          <w:tab w:val="left" w:leader="none" w:pos="9639"/>
        </w:tabs>
        <w:spacing w:after="200"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Kỹ thuật SVD giúp giảm số chiều dữ liệu, giữ lại những thông tin quan trọng nhất, và được sử dụng rộng rãi trong các hệ thống gợi ý nhằm giảm độ phức tạp khi xử lý các ma trận lớn.</w:t>
      </w:r>
      <w:r w:rsidDel="00000000" w:rsidR="00000000" w:rsidRPr="00000000">
        <w:rPr>
          <w:rtl w:val="0"/>
        </w:rPr>
      </w:r>
    </w:p>
    <w:p w:rsidR="00000000" w:rsidDel="00000000" w:rsidP="00000000" w:rsidRDefault="00000000" w:rsidRPr="00000000" w14:paraId="000001C6">
      <w:pPr>
        <w:pStyle w:val="Heading5"/>
        <w:tabs>
          <w:tab w:val="left" w:leader="none" w:pos="1418"/>
          <w:tab w:val="left" w:leader="none" w:pos="9639"/>
        </w:tabs>
        <w:spacing w:after="200" w:before="200" w:line="360" w:lineRule="auto"/>
        <w:jc w:val="both"/>
        <w:rPr>
          <w:rFonts w:ascii="Times New Roman" w:cs="Times New Roman" w:eastAsia="Times New Roman" w:hAnsi="Times New Roman"/>
          <w:color w:val="000000"/>
          <w:sz w:val="26"/>
          <w:szCs w:val="26"/>
        </w:rPr>
      </w:pPr>
      <w:bookmarkStart w:colFirst="0" w:colLast="0" w:name="_ulco66dr7j2i" w:id="45"/>
      <w:bookmarkEnd w:id="45"/>
      <w:r w:rsidDel="00000000" w:rsidR="00000000" w:rsidRPr="00000000">
        <w:rPr>
          <w:rFonts w:ascii="Times New Roman" w:cs="Times New Roman" w:eastAsia="Times New Roman" w:hAnsi="Times New Roman"/>
          <w:color w:val="000000"/>
          <w:sz w:val="26"/>
          <w:szCs w:val="26"/>
          <w:rtl w:val="0"/>
        </w:rPr>
        <w:t xml:space="preserve">1.2.3.2 Content-based filtering </w:t>
      </w:r>
    </w:p>
    <w:p w:rsidR="00000000" w:rsidDel="00000000" w:rsidP="00000000" w:rsidRDefault="00000000" w:rsidRPr="00000000" w14:paraId="000001C7">
      <w:pPr>
        <w:tabs>
          <w:tab w:val="left" w:leader="none" w:pos="1418"/>
          <w:tab w:val="left" w:leader="none" w:pos="9639"/>
        </w:tabs>
        <w:spacing w:after="20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Mặc dù lọc cộng tác có lợi thế trong việc tiết kiệm tài nguyên, không cần phải phân tích chi tiết từng mục, nhưng nó lại phụ thuộc quá nhiều vào đánh giá của người dùng, mà bỏ qua các yếu tố như đặc điểm của sản phẩm hay sở thích cá nhân. Hãy tưởng tượng chúng ta muốn giới thiệu cuốn sách mới của Harry Potter cho Alice. Nếu chúng ta biết rằng (a) cuốn sách này thuộc thể loại tiểu thuyết giả tưởng và (b) Alice vốn luôn yêu thích thể loại này, thì hệ thống đề xuất có thể đưa ra gợi ý phù hợp nếu có hai thông tin: mô tả về sản phẩm và hồ sơ sở thích của Alice, thể hiện những thể loại cô ấy đã từng yêu thích. Quá trình này, thường được gọi là đề xuất dựa trên nội dung, giúp hệ thống xác định các sản phẩm phù hợp nhất với sở thích cá nhân của người dùng. Mặc dù cách tiếp cận này đòi hỏi thêm thông tin về sản phẩm và sở thích, nhưng lại không cần có một cộng đồng người dùng lớn hay dữ liệu đánh giá phong phú. Điều này có nghĩa là hệ thống vẫn có thể tạo ra danh sách đề xuất ngay cả khi chỉ có một người dùng duy nhất.  ( </w:t>
      </w:r>
      <w:r w:rsidDel="00000000" w:rsidR="00000000" w:rsidRPr="00000000">
        <w:rPr>
          <w:rFonts w:ascii="Times New Roman" w:cs="Times New Roman" w:eastAsia="Times New Roman" w:hAnsi="Times New Roman"/>
          <w:color w:val="3d85c6"/>
          <w:sz w:val="26"/>
          <w:szCs w:val="26"/>
          <w:rtl w:val="0"/>
        </w:rPr>
        <w:t xml:space="preserve">Recommender Systems An Introduction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C8">
      <w:pPr>
        <w:pStyle w:val="Heading6"/>
        <w:tabs>
          <w:tab w:val="left" w:leader="none" w:pos="1418"/>
          <w:tab w:val="left" w:leader="none" w:pos="9639"/>
        </w:tabs>
        <w:spacing w:after="200" w:before="200" w:lineRule="auto"/>
        <w:jc w:val="both"/>
        <w:rPr>
          <w:rFonts w:ascii="Times New Roman" w:cs="Times New Roman" w:eastAsia="Times New Roman" w:hAnsi="Times New Roman"/>
          <w:color w:val="000000"/>
          <w:sz w:val="26"/>
          <w:szCs w:val="26"/>
        </w:rPr>
      </w:pPr>
      <w:bookmarkStart w:colFirst="0" w:colLast="0" w:name="_lwka4l9uwy57" w:id="46"/>
      <w:bookmarkEnd w:id="46"/>
      <w:r w:rsidDel="00000000" w:rsidR="00000000" w:rsidRPr="00000000">
        <w:rPr>
          <w:rFonts w:ascii="Times New Roman" w:cs="Times New Roman" w:eastAsia="Times New Roman" w:hAnsi="Times New Roman"/>
          <w:color w:val="000000"/>
          <w:sz w:val="26"/>
          <w:szCs w:val="26"/>
          <w:rtl w:val="0"/>
        </w:rPr>
        <w:t xml:space="preserve"> Content Representation and Content Similarity:</w:t>
      </w:r>
    </w:p>
    <w:p w:rsidR="00000000" w:rsidDel="00000000" w:rsidP="00000000" w:rsidRDefault="00000000" w:rsidRPr="00000000" w14:paraId="000001C9">
      <w:pPr>
        <w:tabs>
          <w:tab w:val="left" w:leader="none" w:pos="1418"/>
          <w:tab w:val="left" w:leader="none" w:pos="9639"/>
        </w:tabs>
        <w:spacing w:after="20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đơn giản nhất để biểu diễn các mục trong một danh mục là tạo danh sách các đặc điểm rõ ràng cho từng mặt hàng (thường được gọi là thuộc tính, đặc điểm hoặc cấu hình mặt hàng). Ví dụ, trong hệ thống đề xuất sách, có thể sử dụng các thông tin như thể loại, tên tác giả, nhà xuất bản, giá bán, hoặc bất kỳ yếu tố mô tả nào khác để lưu trữ:</w:t>
      </w:r>
    </w:p>
    <w:tbl>
      <w:tblPr>
        <w:tblStyle w:val="Table5"/>
        <w:tblW w:w="92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1245"/>
        <w:gridCol w:w="1320"/>
        <w:gridCol w:w="1635"/>
        <w:gridCol w:w="1005"/>
        <w:gridCol w:w="2520"/>
        <w:tblGridChange w:id="0">
          <w:tblGrid>
            <w:gridCol w:w="1545"/>
            <w:gridCol w:w="1245"/>
            <w:gridCol w:w="1320"/>
            <w:gridCol w:w="1635"/>
            <w:gridCol w:w="1005"/>
            <w:gridCol w:w="25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after="200" w:before="20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đề</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after="200" w:before="20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Thể loại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after="200" w:before="20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giả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after="200" w:before="20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Nhà xuất bản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after="200" w:before="20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after="200" w:before="20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khóa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after="200" w:before="20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Night</w:t>
            </w:r>
          </w:p>
          <w:p w:rsidR="00000000" w:rsidDel="00000000" w:rsidP="00000000" w:rsidRDefault="00000000" w:rsidRPr="00000000" w14:paraId="000001D1">
            <w:pPr>
              <w:widowControl w:val="0"/>
              <w:spacing w:after="200" w:before="20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of the</w:t>
            </w:r>
          </w:p>
          <w:p w:rsidR="00000000" w:rsidDel="00000000" w:rsidP="00000000" w:rsidRDefault="00000000" w:rsidRPr="00000000" w14:paraId="000001D2">
            <w:pPr>
              <w:widowControl w:val="0"/>
              <w:spacing w:after="200" w:before="20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Gun</w:t>
            </w:r>
          </w:p>
          <w:p w:rsidR="00000000" w:rsidDel="00000000" w:rsidP="00000000" w:rsidRDefault="00000000" w:rsidRPr="00000000" w14:paraId="000001D3">
            <w:pPr>
              <w:widowControl w:val="0"/>
              <w:spacing w:after="200" w:before="200" w:line="240" w:lineRule="auto"/>
              <w:jc w:val="both"/>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after="200" w:before="20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Memoir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after="200" w:before="20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David Carr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after="200" w:before="20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Paperback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after="200" w:before="20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29.90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after="200" w:before="20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press and journalism, drug addiction, personal memoirs, New York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after="200" w:before="20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Lace Reader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after="200" w:before="20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Fiction, Mystery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after="200" w:before="20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Brunonia Barry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after="200" w:before="20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Hardcover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after="200" w:before="20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49.90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after="200" w:before="20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American contemporary fiction, detective, historical</w:t>
            </w:r>
          </w:p>
        </w:tc>
      </w:tr>
      <w:tr>
        <w:trPr>
          <w:cantSplit w:val="0"/>
          <w:trHeight w:val="420"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after="200" w:before="200" w:lin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w:t>
            </w:r>
          </w:p>
        </w:tc>
      </w:tr>
    </w:tbl>
    <w:p w:rsidR="00000000" w:rsidDel="00000000" w:rsidP="00000000" w:rsidRDefault="00000000" w:rsidRPr="00000000" w14:paraId="000001E5">
      <w:pPr>
        <w:tabs>
          <w:tab w:val="left" w:leader="none" w:pos="1418"/>
          <w:tab w:val="left" w:leader="none" w:pos="9639"/>
        </w:tabs>
        <w:spacing w:after="200" w:before="20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6">
      <w:pPr>
        <w:tabs>
          <w:tab w:val="left" w:leader="none" w:pos="1418"/>
          <w:tab w:val="left" w:leader="none" w:pos="9639"/>
        </w:tabs>
        <w:spacing w:after="20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sở thích của người dùng được mô tả bằng cách sử dụng cùng tập hợp đặc điểm này, nhiệm vụ của hệ thống đề xuất là tìm các mặt hàng có đặc điểm phù hợp với sở thích cá nhân của người dùng.</w:t>
      </w:r>
    </w:p>
    <w:p w:rsidR="00000000" w:rsidDel="00000000" w:rsidP="00000000" w:rsidRDefault="00000000" w:rsidRPr="00000000" w14:paraId="000001E7">
      <w:pPr>
        <w:tabs>
          <w:tab w:val="left" w:leader="none" w:pos="1418"/>
          <w:tab w:val="left" w:leader="none" w:pos="9639"/>
        </w:tabs>
        <w:spacing w:after="20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thực hiện việc này, hệ thống đề xuất dựa trên nội dung thường đánh giá mức độ "tương tự" giữa một mục chưa từng được thấy với các mục mà người dùng đã yêu thích trong quá khứ. Có nhiều cách để đo lường sự tương đồng này. Ví dụ, với một cuốn sách chưa từng thấy trước đây, hệ thống có thể chỉ cần kiểm tra xem thể loại của cuốn sách có trùng với các thể loại mà Alice yêu thích hay không. Trong trường hợp này, độ tương đồng có thể được đo lường dưới dạng nhị phân, 0 hoặc 1. Một cách khác là tính toán mức độ chồng chéo giữa các từ khóa liên quan của các cuốn sách. Đây là một phương pháp điển hình để đo lường sự tương đồng trong các đặc điểm có nhiều giá trị.</w:t>
      </w:r>
    </w:p>
    <w:p w:rsidR="00000000" w:rsidDel="00000000" w:rsidP="00000000" w:rsidRDefault="00000000" w:rsidRPr="00000000" w14:paraId="000001E8">
      <w:pPr>
        <w:tabs>
          <w:tab w:val="left" w:leader="none" w:pos="1418"/>
          <w:tab w:val="left" w:leader="none" w:pos="9639"/>
        </w:tabs>
        <w:spacing w:after="20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tiếp cận này giúp hệ thống xác định những mặt hàng có khả năng phù hợp cao với sở thích của người dùng, dựa trên thông tin chi tiết về cả sản phẩm và thói quen của họ.</w:t>
      </w:r>
    </w:p>
    <w:p w:rsidR="00000000" w:rsidDel="00000000" w:rsidP="00000000" w:rsidRDefault="00000000" w:rsidRPr="00000000" w14:paraId="000001E9">
      <w:pPr>
        <w:pStyle w:val="Heading6"/>
        <w:tabs>
          <w:tab w:val="left" w:leader="none" w:pos="1418"/>
          <w:tab w:val="left" w:leader="none" w:pos="9639"/>
        </w:tabs>
        <w:spacing w:after="200" w:before="200" w:lineRule="auto"/>
        <w:jc w:val="both"/>
        <w:rPr>
          <w:rFonts w:ascii="Times New Roman" w:cs="Times New Roman" w:eastAsia="Times New Roman" w:hAnsi="Times New Roman"/>
          <w:sz w:val="26"/>
          <w:szCs w:val="26"/>
        </w:rPr>
      </w:pPr>
      <w:bookmarkStart w:colFirst="0" w:colLast="0" w:name="_z6nnjxzbhgnw" w:id="47"/>
      <w:bookmarkEnd w:id="47"/>
      <w:r w:rsidDel="00000000" w:rsidR="00000000" w:rsidRPr="00000000">
        <w:rPr>
          <w:rFonts w:ascii="Times New Roman" w:cs="Times New Roman" w:eastAsia="Times New Roman" w:hAnsi="Times New Roman"/>
          <w:sz w:val="26"/>
          <w:szCs w:val="26"/>
          <w:rtl w:val="0"/>
        </w:rPr>
        <w:t xml:space="preserve"> The vector space model and TF-IDF</w:t>
      </w:r>
    </w:p>
    <w:p w:rsidR="00000000" w:rsidDel="00000000" w:rsidP="00000000" w:rsidRDefault="00000000" w:rsidRPr="00000000" w14:paraId="000001EA">
      <w:pPr>
        <w:tabs>
          <w:tab w:val="left" w:leader="none" w:pos="1418"/>
          <w:tab w:val="left" w:leader="none" w:pos="9639"/>
        </w:tabs>
        <w:spacing w:after="20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tưởng chính là sử dụng danh sách các từ khóa có liên quan suất hiện trong tài liệu . Được tạo ra tự động từ chính nội dung của tài liệu hoặc mô tả văn bản tự do. Nội dung của văn bản có thể được mã hóa trong một danh sách từ khóa. </w:t>
      </w:r>
    </w:p>
    <w:p w:rsidR="00000000" w:rsidDel="00000000" w:rsidP="00000000" w:rsidRDefault="00000000" w:rsidRPr="00000000" w14:paraId="000001EB">
      <w:pPr>
        <w:tabs>
          <w:tab w:val="left" w:leader="none" w:pos="1418"/>
          <w:tab w:val="left" w:leader="none" w:pos="9639"/>
        </w:tabs>
        <w:spacing w:after="20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cách tiếp cận vector space model, người ta thiết lập một danh sách tất cả các từ xuất hiện trong tất cả các tài liệu và mô tả từng tài liệu bằng vectơ Boolean, trong đó 1 chỉ ra rằng một từ xuất hiện trong tài liệu và 0 rằng từ đó không xuất hiện. Nếu hồ sơ người dùng được mô tả bởi một danh sách tương tự (1 biểu thị sở thích trong một từ khóa), việc khớp tài liệu có thể được thực hiện bằng cách đo lường sự chồng chéo của sở thích và nội dung tài liệu.</w:t>
      </w:r>
    </w:p>
    <w:p w:rsidR="00000000" w:rsidDel="00000000" w:rsidP="00000000" w:rsidRDefault="00000000" w:rsidRPr="00000000" w14:paraId="000001EC">
      <w:pPr>
        <w:tabs>
          <w:tab w:val="left" w:leader="none" w:pos="1418"/>
          <w:tab w:val="left" w:leader="none" w:pos="9639"/>
        </w:tabs>
        <w:spacing w:after="20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 nhiên khi phương pháp này không còn phù hợp nữa khi có một lượng lớn user và danh sách các mục. TF-IDF là kỹ thuật được thiết lập từ lĩnh vực truy xuất thông tin và là viết tắt của tần số tài liệu nghịch đảo tần số, phương pháp đo lường mức độ quan trọng của một từ trong tài liệu, so với toàn bộ tập tài liệu.Tài liệu văn bản có thể được mã hóa TF-IDF dưới dạng vectơ trong không gian Euclid đa chiều. Kích thước không gian tương ứng với các từ khóa (còn được gọi là thuật ngữ hoặc mã thông báo) xuất hiện trong tài liệu. Tọa độ của một tài liệu nhất định trong mỗi chiều (tức là cho mỗi thuật ngữ) được tính như một tích của hai biện pháp con: tần số hạn và tần số tài liệu nghịch đảo.</w:t>
      </w:r>
    </w:p>
    <w:p w:rsidR="00000000" w:rsidDel="00000000" w:rsidP="00000000" w:rsidRDefault="00000000" w:rsidRPr="00000000" w14:paraId="000001ED">
      <w:pPr>
        <w:tabs>
          <w:tab w:val="left" w:leader="none" w:pos="1418"/>
          <w:tab w:val="left" w:leader="none" w:pos="9639"/>
        </w:tabs>
        <w:spacing w:after="20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bước thực hiện:</w:t>
      </w:r>
    </w:p>
    <w:p w:rsidR="00000000" w:rsidDel="00000000" w:rsidP="00000000" w:rsidRDefault="00000000" w:rsidRPr="00000000" w14:paraId="000001EE">
      <w:pPr>
        <w:tabs>
          <w:tab w:val="left" w:leader="none" w:pos="1418"/>
          <w:tab w:val="left" w:leader="none" w:pos="9639"/>
        </w:tabs>
        <w:spacing w:after="20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B1: tính TF (Term Frequency): Tần suất xuất hiện của một từ trong một tài liệu.</w:t>
      </w:r>
    </w:p>
    <w:p w:rsidR="00000000" w:rsidDel="00000000" w:rsidP="00000000" w:rsidRDefault="00000000" w:rsidRPr="00000000" w14:paraId="000001EF">
      <w:pPr>
        <w:tabs>
          <w:tab w:val="left" w:leader="none" w:pos="1418"/>
          <w:tab w:val="left" w:leader="none" w:pos="9639"/>
        </w:tabs>
        <w:spacing w:after="20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556538" cy="1121273"/>
            <wp:effectExtent b="0" l="0" r="0" t="0"/>
            <wp:docPr id="17" name="image7.png"/>
            <a:graphic>
              <a:graphicData uri="http://schemas.openxmlformats.org/drawingml/2006/picture">
                <pic:pic>
                  <pic:nvPicPr>
                    <pic:cNvPr id="0" name="image7.png"/>
                    <pic:cNvPicPr preferRelativeResize="0"/>
                  </pic:nvPicPr>
                  <pic:blipFill>
                    <a:blip r:embed="rId42"/>
                    <a:srcRect b="0" l="0" r="0" t="0"/>
                    <a:stretch>
                      <a:fillRect/>
                    </a:stretch>
                  </pic:blipFill>
                  <pic:spPr>
                    <a:xfrm>
                      <a:off x="0" y="0"/>
                      <a:ext cx="3556538" cy="1121273"/>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tabs>
          <w:tab w:val="left" w:leader="none" w:pos="1418"/>
          <w:tab w:val="left" w:leader="none" w:pos="9639"/>
        </w:tabs>
        <w:spacing w:after="20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đó: </w:t>
      </w:r>
    </w:p>
    <w:p w:rsidR="00000000" w:rsidDel="00000000" w:rsidP="00000000" w:rsidRDefault="00000000" w:rsidRPr="00000000" w14:paraId="000001F1">
      <w:pPr>
        <w:numPr>
          <w:ilvl w:val="0"/>
          <w:numId w:val="11"/>
        </w:numPr>
        <w:tabs>
          <w:tab w:val="left" w:leader="none" w:pos="1418"/>
          <w:tab w:val="left" w:leader="none" w:pos="9639"/>
        </w:tabs>
        <w:spacing w:after="200" w:before="20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Tần số thuật ngữ chuẩn hóa TF(i, j) của từ khóa i trong tài liệu j</w:t>
      </w:r>
    </w:p>
    <w:p w:rsidR="00000000" w:rsidDel="00000000" w:rsidP="00000000" w:rsidRDefault="00000000" w:rsidRPr="00000000" w14:paraId="000001F2">
      <w:pPr>
        <w:numPr>
          <w:ilvl w:val="0"/>
          <w:numId w:val="11"/>
        </w:numPr>
        <w:tabs>
          <w:tab w:val="left" w:leader="none" w:pos="1418"/>
          <w:tab w:val="left" w:leader="none" w:pos="9639"/>
        </w:tabs>
        <w:spacing w:after="200" w:before="20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Freq(i, j) là số lần xuất hiện tuyệt đối của i trong j </w:t>
      </w:r>
    </w:p>
    <w:p w:rsidR="00000000" w:rsidDel="00000000" w:rsidP="00000000" w:rsidRDefault="00000000" w:rsidRPr="00000000" w14:paraId="000001F3">
      <w:pPr>
        <w:numPr>
          <w:ilvl w:val="0"/>
          <w:numId w:val="11"/>
        </w:numPr>
        <w:tabs>
          <w:tab w:val="left" w:leader="none" w:pos="1418"/>
          <w:tab w:val="left" w:leader="none" w:pos="9639"/>
        </w:tabs>
        <w:spacing w:after="200" w:before="20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Tần số tối đa maxOthers(i, j) là max(freq(z, j)), z ∈ OtherKeywords(i, j)</w:t>
      </w:r>
    </w:p>
    <w:p w:rsidR="00000000" w:rsidDel="00000000" w:rsidP="00000000" w:rsidRDefault="00000000" w:rsidRPr="00000000" w14:paraId="000001F4">
      <w:pPr>
        <w:numPr>
          <w:ilvl w:val="0"/>
          <w:numId w:val="11"/>
        </w:numPr>
        <w:tabs>
          <w:tab w:val="left" w:leader="none" w:pos="1418"/>
          <w:tab w:val="left" w:leader="none" w:pos="9639"/>
        </w:tabs>
        <w:spacing w:after="200" w:before="20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OtherKeywords(i, j) biểu thị tập hợp các từ khóa khác xuất hiện trong j</w:t>
      </w:r>
    </w:p>
    <w:p w:rsidR="00000000" w:rsidDel="00000000" w:rsidP="00000000" w:rsidRDefault="00000000" w:rsidRPr="00000000" w14:paraId="000001F5">
      <w:pPr>
        <w:tabs>
          <w:tab w:val="left" w:leader="none" w:pos="1418"/>
          <w:tab w:val="left" w:leader="none" w:pos="9639"/>
        </w:tabs>
        <w:spacing w:after="20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B2: IDF (Inverse Document Frequency): Đo lường mức độ phổ biến của từ trong toàn bộ tập tài liệu.</w:t>
      </w:r>
    </w:p>
    <w:p w:rsidR="00000000" w:rsidDel="00000000" w:rsidP="00000000" w:rsidRDefault="00000000" w:rsidRPr="00000000" w14:paraId="000001F6">
      <w:pPr>
        <w:tabs>
          <w:tab w:val="left" w:leader="none" w:pos="1418"/>
          <w:tab w:val="left" w:leader="none" w:pos="9639"/>
        </w:tabs>
        <w:spacing w:after="20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994563" cy="942110"/>
            <wp:effectExtent b="0" l="0" r="0" t="0"/>
            <wp:docPr id="16" name="image9.png"/>
            <a:graphic>
              <a:graphicData uri="http://schemas.openxmlformats.org/drawingml/2006/picture">
                <pic:pic>
                  <pic:nvPicPr>
                    <pic:cNvPr id="0" name="image9.png"/>
                    <pic:cNvPicPr preferRelativeResize="0"/>
                  </pic:nvPicPr>
                  <pic:blipFill>
                    <a:blip r:embed="rId43"/>
                    <a:srcRect b="0" l="0" r="0" t="0"/>
                    <a:stretch>
                      <a:fillRect/>
                    </a:stretch>
                  </pic:blipFill>
                  <pic:spPr>
                    <a:xfrm>
                      <a:off x="0" y="0"/>
                      <a:ext cx="2994563" cy="942110"/>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tabs>
          <w:tab w:val="left" w:leader="none" w:pos="1418"/>
          <w:tab w:val="left" w:leader="none" w:pos="9639"/>
        </w:tabs>
        <w:spacing w:after="20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đó: </w:t>
      </w:r>
    </w:p>
    <w:p w:rsidR="00000000" w:rsidDel="00000000" w:rsidP="00000000" w:rsidRDefault="00000000" w:rsidRPr="00000000" w14:paraId="000001F8">
      <w:pPr>
        <w:numPr>
          <w:ilvl w:val="0"/>
          <w:numId w:val="24"/>
        </w:numPr>
        <w:tabs>
          <w:tab w:val="left" w:leader="none" w:pos="1418"/>
          <w:tab w:val="left" w:leader="none" w:pos="9639"/>
        </w:tabs>
        <w:spacing w:after="200" w:before="20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 là số của tất cả các tài liệu được đề xuất</w:t>
      </w:r>
    </w:p>
    <w:p w:rsidR="00000000" w:rsidDel="00000000" w:rsidP="00000000" w:rsidRDefault="00000000" w:rsidRPr="00000000" w14:paraId="000001F9">
      <w:pPr>
        <w:numPr>
          <w:ilvl w:val="0"/>
          <w:numId w:val="24"/>
        </w:numPr>
        <w:tabs>
          <w:tab w:val="left" w:leader="none" w:pos="1418"/>
          <w:tab w:val="left" w:leader="none" w:pos="9639"/>
        </w:tabs>
        <w:spacing w:after="200" w:before="20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 (i) là số lượng tài liệu từ N trong đó từ khóa i xuất hiện</w:t>
      </w:r>
    </w:p>
    <w:p w:rsidR="00000000" w:rsidDel="00000000" w:rsidP="00000000" w:rsidRDefault="00000000" w:rsidRPr="00000000" w14:paraId="000001FA">
      <w:pPr>
        <w:numPr>
          <w:ilvl w:val="0"/>
          <w:numId w:val="24"/>
        </w:numPr>
        <w:tabs>
          <w:tab w:val="left" w:leader="none" w:pos="1418"/>
          <w:tab w:val="left" w:leader="none" w:pos="9639"/>
        </w:tabs>
        <w:spacing w:after="200" w:before="20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IDF(i) là Tần số tài liệu nghịch đảo cho i </w:t>
      </w:r>
    </w:p>
    <w:p w:rsidR="00000000" w:rsidDel="00000000" w:rsidP="00000000" w:rsidRDefault="00000000" w:rsidRPr="00000000" w14:paraId="000001FB">
      <w:pPr>
        <w:tabs>
          <w:tab w:val="left" w:leader="none" w:pos="1418"/>
          <w:tab w:val="left" w:leader="none" w:pos="9639"/>
        </w:tabs>
        <w:spacing w:after="200" w:before="20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B3: Tính trọng số TF-IDF kết hợp cho một từ khóa i trong tài liệu j là tích của TF và IDF</w:t>
      </w:r>
    </w:p>
    <w:p w:rsidR="00000000" w:rsidDel="00000000" w:rsidP="00000000" w:rsidRDefault="00000000" w:rsidRPr="00000000" w14:paraId="000001FC">
      <w:pPr>
        <w:tabs>
          <w:tab w:val="left" w:leader="none" w:pos="1418"/>
          <w:tab w:val="left" w:leader="none" w:pos="9639"/>
        </w:tabs>
        <w:spacing w:after="200" w:before="200" w:lineRule="auto"/>
        <w:jc w:val="both"/>
        <w:rPr>
          <w:rFonts w:ascii="Times New Roman" w:cs="Times New Roman" w:eastAsia="Times New Roman" w:hAnsi="Times New Roman"/>
          <w:sz w:val="26"/>
          <w:szCs w:val="26"/>
        </w:rPr>
      </w:pPr>
      <w:r w:rsidDel="00000000" w:rsidR="00000000" w:rsidRPr="00000000">
        <w:rPr>
          <w:rFonts w:ascii="Gungsuh" w:cs="Gungsuh" w:eastAsia="Gungsuh" w:hAnsi="Gungsuh"/>
          <w:b w:val="1"/>
          <w:sz w:val="26"/>
          <w:szCs w:val="26"/>
          <w:rtl w:val="0"/>
        </w:rPr>
        <w:t xml:space="preserve">TF-IDF(i, j ) = TF(i, j ) ∗ IDF(i)</w:t>
      </w:r>
      <w:r w:rsidDel="00000000" w:rsidR="00000000" w:rsidRPr="00000000">
        <w:rPr>
          <w:rtl w:val="0"/>
        </w:rPr>
      </w:r>
    </w:p>
    <w:p w:rsidR="00000000" w:rsidDel="00000000" w:rsidP="00000000" w:rsidRDefault="00000000" w:rsidRPr="00000000" w14:paraId="000001FD">
      <w:pPr>
        <w:tabs>
          <w:tab w:val="left" w:leader="none" w:pos="1418"/>
          <w:tab w:val="left" w:leader="none" w:pos="9639"/>
        </w:tabs>
        <w:spacing w:after="20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pháp TF-IDF được sử dụng để chuyển đổi các tài liệu thành vector đặc trưng và so sánh sự tương đồng giữa các tài liệu. Ví dụ, một bài báo có thể được chuyển thành vector TF-IDF và so sánh với các bài báo khác để tìm kiếm các tài liệu tương tự.</w:t>
      </w:r>
    </w:p>
    <w:p w:rsidR="00000000" w:rsidDel="00000000" w:rsidP="00000000" w:rsidRDefault="00000000" w:rsidRPr="00000000" w14:paraId="000001FE">
      <w:pPr>
        <w:pStyle w:val="Heading6"/>
        <w:tabs>
          <w:tab w:val="left" w:leader="none" w:pos="1418"/>
          <w:tab w:val="left" w:leader="none" w:pos="9639"/>
        </w:tabs>
        <w:spacing w:after="200" w:before="200" w:lineRule="auto"/>
        <w:jc w:val="both"/>
        <w:rPr>
          <w:rFonts w:ascii="Times New Roman" w:cs="Times New Roman" w:eastAsia="Times New Roman" w:hAnsi="Times New Roman"/>
          <w:sz w:val="26"/>
          <w:szCs w:val="26"/>
        </w:rPr>
      </w:pPr>
      <w:bookmarkStart w:colFirst="0" w:colLast="0" w:name="_7pthx1gnsaa" w:id="48"/>
      <w:bookmarkEnd w:id="48"/>
      <w:r w:rsidDel="00000000" w:rsidR="00000000" w:rsidRPr="00000000">
        <w:rPr>
          <w:rFonts w:ascii="Times New Roman" w:cs="Times New Roman" w:eastAsia="Times New Roman" w:hAnsi="Times New Roman"/>
          <w:color w:val="000000"/>
          <w:sz w:val="26"/>
          <w:szCs w:val="26"/>
          <w:rtl w:val="0"/>
        </w:rPr>
        <w:t xml:space="preserve"> Similarity-Based Retrieval</w:t>
      </w:r>
      <w:r w:rsidDel="00000000" w:rsidR="00000000" w:rsidRPr="00000000">
        <w:rPr>
          <w:rtl w:val="0"/>
        </w:rPr>
      </w:r>
    </w:p>
    <w:p w:rsidR="00000000" w:rsidDel="00000000" w:rsidP="00000000" w:rsidRDefault="00000000" w:rsidRPr="00000000" w14:paraId="000001FF">
      <w:pPr>
        <w:tabs>
          <w:tab w:val="left" w:leader="none" w:pos="1418"/>
          <w:tab w:val="left" w:leader="none" w:pos="9639"/>
        </w:tabs>
        <w:spacing w:after="20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Nearest Neighbors </w:t>
      </w:r>
    </w:p>
    <w:p w:rsidR="00000000" w:rsidDel="00000000" w:rsidP="00000000" w:rsidRDefault="00000000" w:rsidRPr="00000000" w14:paraId="00000200">
      <w:pPr>
        <w:tabs>
          <w:tab w:val="left" w:leader="none" w:pos="1418"/>
          <w:tab w:val="left" w:leader="none" w:pos="9639"/>
        </w:tabs>
        <w:spacing w:after="20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pháp đơn giản nhất là kiểm tra xem người dùng có thích các tài liệu tương tự trong quá khứ không. Để thực hiện yêu cầu 2 thông tin:</w:t>
      </w:r>
    </w:p>
    <w:p w:rsidR="00000000" w:rsidDel="00000000" w:rsidP="00000000" w:rsidRDefault="00000000" w:rsidRPr="00000000" w14:paraId="00000201">
      <w:pPr>
        <w:numPr>
          <w:ilvl w:val="0"/>
          <w:numId w:val="18"/>
        </w:numPr>
        <w:tabs>
          <w:tab w:val="left" w:leader="none" w:pos="1418"/>
          <w:tab w:val="left" w:leader="none" w:pos="9639"/>
        </w:tabs>
        <w:spacing w:after="200" w:before="20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Lịch sử thích hay không của người dùng về các mục trước đó</w:t>
      </w:r>
    </w:p>
    <w:p w:rsidR="00000000" w:rsidDel="00000000" w:rsidP="00000000" w:rsidRDefault="00000000" w:rsidRPr="00000000" w14:paraId="00000202">
      <w:pPr>
        <w:numPr>
          <w:ilvl w:val="0"/>
          <w:numId w:val="18"/>
        </w:numPr>
        <w:tabs>
          <w:tab w:val="left" w:leader="none" w:pos="1418"/>
          <w:tab w:val="left" w:leader="none" w:pos="9639"/>
        </w:tabs>
        <w:spacing w:after="200" w:before="20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độ giống nhau của item </w:t>
      </w:r>
    </w:p>
    <w:p w:rsidR="00000000" w:rsidDel="00000000" w:rsidP="00000000" w:rsidRDefault="00000000" w:rsidRPr="00000000" w14:paraId="00000203">
      <w:pPr>
        <w:tabs>
          <w:tab w:val="left" w:leader="none" w:pos="1418"/>
          <w:tab w:val="left" w:leader="none" w:pos="9639"/>
        </w:tabs>
        <w:spacing w:after="20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pháp K-Nearest Neighbors (K-NN) là một thuật toán tìm kiếm các đối tượng gần nhất trong không gian vector dựa trên một tiêu chí tương đồng. </w:t>
      </w:r>
    </w:p>
    <w:p w:rsidR="00000000" w:rsidDel="00000000" w:rsidP="00000000" w:rsidRDefault="00000000" w:rsidRPr="00000000" w14:paraId="00000204">
      <w:pPr>
        <w:tabs>
          <w:tab w:val="left" w:leader="none" w:pos="1418"/>
          <w:tab w:val="left" w:leader="none" w:pos="9639"/>
        </w:tabs>
        <w:spacing w:after="20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bước thực hiện:</w:t>
      </w:r>
    </w:p>
    <w:p w:rsidR="00000000" w:rsidDel="00000000" w:rsidP="00000000" w:rsidRDefault="00000000" w:rsidRPr="00000000" w14:paraId="00000205">
      <w:pPr>
        <w:tabs>
          <w:tab w:val="left" w:leader="none" w:pos="1418"/>
          <w:tab w:val="left" w:leader="none" w:pos="9639"/>
        </w:tabs>
        <w:spacing w:after="20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B1:  Tính Toán Khoảng cách hoặc Tương đồng:</w:t>
      </w:r>
    </w:p>
    <w:p w:rsidR="00000000" w:rsidDel="00000000" w:rsidP="00000000" w:rsidRDefault="00000000" w:rsidRPr="00000000" w14:paraId="00000206">
      <w:pPr>
        <w:tabs>
          <w:tab w:val="left" w:leader="none" w:pos="1418"/>
          <w:tab w:val="left" w:leader="none" w:pos="9639"/>
        </w:tabs>
        <w:spacing w:after="20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Xác định phương pháp đo lường khoảng cách hoặc tương đồng (Euclidean distance, cosine similarity)</w:t>
      </w:r>
    </w:p>
    <w:p w:rsidR="00000000" w:rsidDel="00000000" w:rsidP="00000000" w:rsidRDefault="00000000" w:rsidRPr="00000000" w14:paraId="00000207">
      <w:pPr>
        <w:tabs>
          <w:tab w:val="left" w:leader="none" w:pos="1418"/>
          <w:tab w:val="left" w:leader="none" w:pos="9639"/>
        </w:tabs>
        <w:spacing w:after="20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Tính toán khoảng cách hoặc độ tương đồng giữa vector của tài liệu hoặc mục</w:t>
      </w:r>
    </w:p>
    <w:p w:rsidR="00000000" w:rsidDel="00000000" w:rsidP="00000000" w:rsidRDefault="00000000" w:rsidRPr="00000000" w14:paraId="00000208">
      <w:pPr>
        <w:tabs>
          <w:tab w:val="left" w:leader="none" w:pos="1418"/>
          <w:tab w:val="left" w:leader="none" w:pos="9639"/>
        </w:tabs>
        <w:spacing w:after="20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B2: Tìm K-Nearest Neighbors (K-NN):</w:t>
      </w:r>
    </w:p>
    <w:p w:rsidR="00000000" w:rsidDel="00000000" w:rsidP="00000000" w:rsidRDefault="00000000" w:rsidRPr="00000000" w14:paraId="00000209">
      <w:pPr>
        <w:tabs>
          <w:tab w:val="left" w:leader="none" w:pos="1418"/>
          <w:tab w:val="left" w:leader="none" w:pos="9639"/>
        </w:tabs>
        <w:spacing w:after="20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Sắp xếp các tài liệu hoặc mục theo khoảng cách hoặc độ tương đồng</w:t>
      </w:r>
    </w:p>
    <w:p w:rsidR="00000000" w:rsidDel="00000000" w:rsidP="00000000" w:rsidRDefault="00000000" w:rsidRPr="00000000" w14:paraId="0000020A">
      <w:pPr>
        <w:tabs>
          <w:tab w:val="left" w:leader="none" w:pos="1418"/>
          <w:tab w:val="left" w:leader="none" w:pos="9639"/>
        </w:tabs>
        <w:spacing w:after="20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Chọn K mục gần nhất (hoặc có độ tương đồng cao nhất) để làm gợi ý</w:t>
      </w:r>
    </w:p>
    <w:p w:rsidR="00000000" w:rsidDel="00000000" w:rsidP="00000000" w:rsidRDefault="00000000" w:rsidRPr="00000000" w14:paraId="0000020B">
      <w:pPr>
        <w:pStyle w:val="Heading5"/>
        <w:tabs>
          <w:tab w:val="left" w:leader="none" w:pos="1418"/>
          <w:tab w:val="left" w:leader="none" w:pos="9639"/>
        </w:tabs>
        <w:spacing w:after="200" w:before="200" w:lineRule="auto"/>
        <w:jc w:val="both"/>
        <w:rPr/>
      </w:pPr>
      <w:bookmarkStart w:colFirst="0" w:colLast="0" w:name="_8fpviqc2982l" w:id="49"/>
      <w:bookmarkEnd w:id="49"/>
      <w:r w:rsidDel="00000000" w:rsidR="00000000" w:rsidRPr="00000000">
        <w:rPr>
          <w:rtl w:val="0"/>
        </w:rPr>
        <w:t xml:space="preserve"> 1.2.3.3 Hybrid recommendation</w:t>
      </w:r>
    </w:p>
    <w:p w:rsidR="00000000" w:rsidDel="00000000" w:rsidP="00000000" w:rsidRDefault="00000000" w:rsidRPr="00000000" w14:paraId="0000020C">
      <w:pPr>
        <w:tabs>
          <w:tab w:val="left" w:leader="none" w:pos="1418"/>
          <w:tab w:val="left" w:leader="none" w:pos="9639"/>
        </w:tabs>
        <w:spacing w:after="20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Hybrid recommendation systems là sự kết hợp của content-based và collaborative filtering. Cơ chế Hybrid để dự đoán đề xuất, như tên gọi của nó, kết hợp 2 hay nhiều kỹ thuật lại về nhau. Những nhược điểm của hệ thống recommend có thể được giải quyết bằng cách sử dụng công nghệ kết hợp và có thể lấy ra từng lợi ích của các công nghệ khác nhau.</w:t>
      </w:r>
    </w:p>
    <w:p w:rsidR="00000000" w:rsidDel="00000000" w:rsidP="00000000" w:rsidRDefault="00000000" w:rsidRPr="00000000" w14:paraId="0000020D">
      <w:pPr>
        <w:numPr>
          <w:ilvl w:val="0"/>
          <w:numId w:val="12"/>
        </w:numPr>
        <w:tabs>
          <w:tab w:val="left" w:leader="none" w:pos="1418"/>
          <w:tab w:val="left" w:leader="none" w:pos="9639"/>
        </w:tabs>
        <w:spacing w:after="0" w:afterAutospacing="0" w:before="20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Kết hợp các dự đoán riêng lẻ được thực hiện bằng các kỹ thuật CB và CF</w:t>
      </w:r>
    </w:p>
    <w:p w:rsidR="00000000" w:rsidDel="00000000" w:rsidP="00000000" w:rsidRDefault="00000000" w:rsidRPr="00000000" w14:paraId="0000020E">
      <w:pPr>
        <w:numPr>
          <w:ilvl w:val="0"/>
          <w:numId w:val="12"/>
        </w:numPr>
        <w:tabs>
          <w:tab w:val="left" w:leader="none" w:pos="1418"/>
          <w:tab w:val="left" w:leader="none" w:pos="9639"/>
        </w:tabs>
        <w:spacing w:after="200" w:before="0" w:beforeAutospacing="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Phát triển một mô hình có sự kết hợp giữa content-base và CF với nhau.</w:t>
      </w:r>
    </w:p>
    <w:p w:rsidR="00000000" w:rsidDel="00000000" w:rsidP="00000000" w:rsidRDefault="00000000" w:rsidRPr="00000000" w14:paraId="0000020F">
      <w:pPr>
        <w:tabs>
          <w:tab w:val="left" w:leader="none" w:pos="1418"/>
          <w:tab w:val="left" w:leader="none" w:pos="9639"/>
        </w:tabs>
        <w:spacing w:after="20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hybrid recommendation có thể được chia thành bảy loại: Weighted Hybridization, Switching Hybridization, Cascaded Hybridization, Mixed Hybridization, Feature Combination, Feature Augmentation, and Meta-Level.</w:t>
      </w:r>
    </w:p>
    <w:p w:rsidR="00000000" w:rsidDel="00000000" w:rsidP="00000000" w:rsidRDefault="00000000" w:rsidRPr="00000000" w14:paraId="00000210">
      <w:pPr>
        <w:tabs>
          <w:tab w:val="left" w:leader="none" w:pos="1418"/>
          <w:tab w:val="left" w:leader="none" w:pos="9639"/>
        </w:tabs>
        <w:spacing w:after="200" w:before="200"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 Survey_on_Collaborative_Filtering_Conten )</w:t>
      </w:r>
    </w:p>
    <w:p w:rsidR="00000000" w:rsidDel="00000000" w:rsidP="00000000" w:rsidRDefault="00000000" w:rsidRPr="00000000" w14:paraId="00000211">
      <w:pPr>
        <w:pStyle w:val="Heading6"/>
        <w:tabs>
          <w:tab w:val="left" w:leader="none" w:pos="1418"/>
          <w:tab w:val="left" w:leader="none" w:pos="9639"/>
        </w:tabs>
        <w:spacing w:after="200" w:before="200" w:lineRule="auto"/>
        <w:jc w:val="both"/>
        <w:rPr/>
      </w:pPr>
      <w:bookmarkStart w:colFirst="0" w:colLast="0" w:name="_cjax31cceo5x" w:id="50"/>
      <w:bookmarkEnd w:id="50"/>
      <w:r w:rsidDel="00000000" w:rsidR="00000000" w:rsidRPr="00000000">
        <w:rPr>
          <w:rtl w:val="0"/>
        </w:rPr>
        <w:t xml:space="preserve">Weighted Hybridization</w:t>
      </w:r>
    </w:p>
    <w:p w:rsidR="00000000" w:rsidDel="00000000" w:rsidP="00000000" w:rsidRDefault="00000000" w:rsidRPr="00000000" w14:paraId="00000212">
      <w:pPr>
        <w:tabs>
          <w:tab w:val="left" w:leader="none" w:pos="1418"/>
          <w:tab w:val="left" w:leader="none" w:pos="9639"/>
        </w:tabs>
        <w:spacing w:after="20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trong hệ thống gợi ý có trọng số, chúng ta sẽ định ra một vài cái model có khả năng xử lý tốt tập dữ liệu. Hệ thống gợi ý có trọng số sẽ lấy kết quả đầu ra từ mỗi mô hình và kết hợp kết quả theo trọng số tĩnh, trọng số này không thay đổi trên toàn bộ tập train và tập test.</w:t>
      </w:r>
    </w:p>
    <w:p w:rsidR="00000000" w:rsidDel="00000000" w:rsidP="00000000" w:rsidRDefault="00000000" w:rsidRPr="00000000" w14:paraId="00000213">
      <w:pPr>
        <w:tabs>
          <w:tab w:val="left" w:leader="none" w:pos="1418"/>
          <w:tab w:val="left" w:leader="none" w:pos="9639"/>
        </w:tabs>
        <w:spacing w:after="20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chúng tôi có thể kết hợp mô hình content-base và mô hình CF và mỗi mục chiếm 50% trọng số đối với dự đoán cuối cùng.</w:t>
      </w:r>
    </w:p>
    <w:p w:rsidR="00000000" w:rsidDel="00000000" w:rsidP="00000000" w:rsidRDefault="00000000" w:rsidRPr="00000000" w14:paraId="00000214">
      <w:pPr>
        <w:tabs>
          <w:tab w:val="left" w:leader="none" w:pos="1418"/>
          <w:tab w:val="left" w:leader="none" w:pos="9639"/>
        </w:tabs>
        <w:spacing w:after="20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Lợi ích của việc sử dụng kết hợp có trọng số là chúng tôi tích hợp nhiều mô hình để hỗ trợ tập dữ liệu về quy trình gợi ý.</w:t>
      </w:r>
    </w:p>
    <w:p w:rsidR="00000000" w:rsidDel="00000000" w:rsidP="00000000" w:rsidRDefault="00000000" w:rsidRPr="00000000" w14:paraId="00000215">
      <w:pPr>
        <w:pStyle w:val="Heading6"/>
        <w:tabs>
          <w:tab w:val="left" w:leader="none" w:pos="1418"/>
          <w:tab w:val="left" w:leader="none" w:pos="9639"/>
        </w:tabs>
        <w:spacing w:after="200" w:before="200" w:lineRule="auto"/>
        <w:jc w:val="both"/>
        <w:rPr/>
      </w:pPr>
      <w:bookmarkStart w:colFirst="0" w:colLast="0" w:name="_7ora3mytglg3" w:id="51"/>
      <w:bookmarkEnd w:id="51"/>
      <w:r w:rsidDel="00000000" w:rsidR="00000000" w:rsidRPr="00000000">
        <w:rPr>
          <w:rtl w:val="0"/>
        </w:rPr>
        <w:t xml:space="preserve">Switching Hybridization</w:t>
      </w:r>
    </w:p>
    <w:p w:rsidR="00000000" w:rsidDel="00000000" w:rsidP="00000000" w:rsidRDefault="00000000" w:rsidRPr="00000000" w14:paraId="00000216">
      <w:pPr>
        <w:tabs>
          <w:tab w:val="left" w:leader="none" w:pos="1418"/>
          <w:tab w:val="left" w:leader="none" w:pos="9639"/>
        </w:tabs>
        <w:rPr/>
      </w:pPr>
      <w:r w:rsidDel="00000000" w:rsidR="00000000" w:rsidRPr="00000000">
        <w:rPr>
          <w:rtl w:val="0"/>
        </w:rPr>
        <w:t xml:space="preserve">Phương pháp này sẽ chọn ra 1 mô hình duy nhất phụ thuộc điều kiện dữ liệu. Nó sẽ chọn một trong hai hệ thống CB và CF dựa trên mục - dựa vào các yếu tố trong tình huống cụ thể. Cách hệ thống lựa chọn mô hình thích hợp có thể dựa trên một số tiêu chí như:</w:t>
      </w:r>
    </w:p>
    <w:p w:rsidR="00000000" w:rsidDel="00000000" w:rsidP="00000000" w:rsidRDefault="00000000" w:rsidRPr="00000000" w14:paraId="00000217">
      <w:pPr>
        <w:numPr>
          <w:ilvl w:val="0"/>
          <w:numId w:val="3"/>
        </w:numPr>
        <w:tabs>
          <w:tab w:val="left" w:leader="none" w:pos="1418"/>
          <w:tab w:val="left" w:leader="none" w:pos="9639"/>
        </w:tabs>
        <w:ind w:left="720" w:hanging="360"/>
        <w:rPr>
          <w:u w:val="none"/>
        </w:rPr>
      </w:pPr>
      <w:r w:rsidDel="00000000" w:rsidR="00000000" w:rsidRPr="00000000">
        <w:rPr>
          <w:rtl w:val="0"/>
        </w:rPr>
        <w:t xml:space="preserve">Thông tin người dùng</w:t>
      </w:r>
    </w:p>
    <w:p w:rsidR="00000000" w:rsidDel="00000000" w:rsidP="00000000" w:rsidRDefault="00000000" w:rsidRPr="00000000" w14:paraId="00000218">
      <w:pPr>
        <w:numPr>
          <w:ilvl w:val="0"/>
          <w:numId w:val="3"/>
        </w:numPr>
        <w:tabs>
          <w:tab w:val="left" w:leader="none" w:pos="1418"/>
          <w:tab w:val="left" w:leader="none" w:pos="9639"/>
        </w:tabs>
        <w:ind w:left="720" w:hanging="360"/>
        <w:rPr>
          <w:u w:val="none"/>
        </w:rPr>
      </w:pPr>
      <w:r w:rsidDel="00000000" w:rsidR="00000000" w:rsidRPr="00000000">
        <w:rPr>
          <w:rtl w:val="0"/>
        </w:rPr>
        <w:t xml:space="preserve">Đặc điểm dữ liệu </w:t>
      </w:r>
    </w:p>
    <w:p w:rsidR="00000000" w:rsidDel="00000000" w:rsidP="00000000" w:rsidRDefault="00000000" w:rsidRPr="00000000" w14:paraId="00000219">
      <w:pPr>
        <w:numPr>
          <w:ilvl w:val="0"/>
          <w:numId w:val="3"/>
        </w:numPr>
        <w:tabs>
          <w:tab w:val="left" w:leader="none" w:pos="1418"/>
          <w:tab w:val="left" w:leader="none" w:pos="9639"/>
        </w:tabs>
        <w:ind w:left="720" w:hanging="360"/>
        <w:rPr>
          <w:u w:val="none"/>
        </w:rPr>
      </w:pPr>
      <w:r w:rsidDel="00000000" w:rsidR="00000000" w:rsidRPr="00000000">
        <w:rPr>
          <w:rtl w:val="0"/>
        </w:rPr>
        <w:t xml:space="preserve">Hiệu xuất mô hình</w:t>
      </w:r>
    </w:p>
    <w:p w:rsidR="00000000" w:rsidDel="00000000" w:rsidP="00000000" w:rsidRDefault="00000000" w:rsidRPr="00000000" w14:paraId="0000021A">
      <w:pPr>
        <w:numPr>
          <w:ilvl w:val="0"/>
          <w:numId w:val="3"/>
        </w:numPr>
        <w:tabs>
          <w:tab w:val="left" w:leader="none" w:pos="1418"/>
          <w:tab w:val="left" w:leader="none" w:pos="9639"/>
        </w:tabs>
        <w:ind w:left="720" w:hanging="360"/>
        <w:rPr>
          <w:u w:val="none"/>
        </w:rPr>
      </w:pPr>
      <w:r w:rsidDel="00000000" w:rsidR="00000000" w:rsidRPr="00000000">
        <w:rPr>
          <w:rtl w:val="0"/>
        </w:rPr>
        <w:t xml:space="preserve">Chi phí tính toán</w:t>
      </w:r>
    </w:p>
    <w:p w:rsidR="00000000" w:rsidDel="00000000" w:rsidP="00000000" w:rsidRDefault="00000000" w:rsidRPr="00000000" w14:paraId="0000021B">
      <w:pPr>
        <w:numPr>
          <w:ilvl w:val="0"/>
          <w:numId w:val="3"/>
        </w:numPr>
        <w:tabs>
          <w:tab w:val="left" w:leader="none" w:pos="1418"/>
          <w:tab w:val="left" w:leader="none" w:pos="9639"/>
        </w:tabs>
        <w:ind w:left="720" w:hanging="360"/>
        <w:rPr>
          <w:u w:val="none"/>
        </w:rPr>
      </w:pPr>
      <w:r w:rsidDel="00000000" w:rsidR="00000000" w:rsidRPr="00000000">
        <w:rPr>
          <w:rtl w:val="0"/>
        </w:rPr>
        <w:t xml:space="preserve">Mục tiêu hệ thống</w:t>
      </w:r>
    </w:p>
    <w:p w:rsidR="00000000" w:rsidDel="00000000" w:rsidP="00000000" w:rsidRDefault="00000000" w:rsidRPr="00000000" w14:paraId="0000021C">
      <w:pPr>
        <w:tabs>
          <w:tab w:val="left" w:leader="none" w:pos="1418"/>
          <w:tab w:val="left" w:leader="none" w:pos="9639"/>
        </w:tabs>
        <w:rPr/>
      </w:pPr>
      <w:r w:rsidDel="00000000" w:rsidR="00000000" w:rsidRPr="00000000">
        <w:rPr>
          <w:rtl w:val="0"/>
        </w:rPr>
      </w:r>
    </w:p>
    <w:p w:rsidR="00000000" w:rsidDel="00000000" w:rsidP="00000000" w:rsidRDefault="00000000" w:rsidRPr="00000000" w14:paraId="0000021D">
      <w:pPr>
        <w:pStyle w:val="Heading6"/>
        <w:tabs>
          <w:tab w:val="left" w:leader="none" w:pos="1418"/>
          <w:tab w:val="left" w:leader="none" w:pos="9639"/>
        </w:tabs>
        <w:spacing w:after="200" w:before="200" w:lineRule="auto"/>
        <w:jc w:val="both"/>
        <w:rPr/>
      </w:pPr>
      <w:bookmarkStart w:colFirst="0" w:colLast="0" w:name="_pylbzph9mqjg" w:id="52"/>
      <w:bookmarkEnd w:id="52"/>
      <w:r w:rsidDel="00000000" w:rsidR="00000000" w:rsidRPr="00000000">
        <w:rPr>
          <w:rtl w:val="0"/>
        </w:rPr>
        <w:t xml:space="preserve">Cascaded Hybridization</w:t>
      </w:r>
    </w:p>
    <w:p w:rsidR="00000000" w:rsidDel="00000000" w:rsidP="00000000" w:rsidRDefault="00000000" w:rsidRPr="00000000" w14:paraId="0000021E">
      <w:pPr>
        <w:tabs>
          <w:tab w:val="left" w:leader="none" w:pos="1418"/>
          <w:tab w:val="left" w:leader="none" w:pos="9639"/>
        </w:tabs>
        <w:rPr/>
      </w:pPr>
      <w:r w:rsidDel="00000000" w:rsidR="00000000" w:rsidRPr="00000000">
        <w:rPr>
          <w:rtl w:val="0"/>
        </w:rPr>
        <w:t xml:space="preserve">Cách tiếp cận kết hợp hỗn hợp đầu tiên sẽ sử dụng dataset và các đặc điểm của nó để tạo ra các tập dữ liệu đa dạng. Hệ thống đề xuất sau đó sẽ phân chia các data này vào các nhóm khác nhau và áp dụng mô hình đề xuất tương ứng. Kết quả dự đoán từ các mô hình này sau đó được kết hợp để tạo ra đề xuất cuối cùng.</w:t>
      </w:r>
    </w:p>
    <w:p w:rsidR="00000000" w:rsidDel="00000000" w:rsidP="00000000" w:rsidRDefault="00000000" w:rsidRPr="00000000" w14:paraId="0000021F">
      <w:pPr>
        <w:pStyle w:val="Heading6"/>
        <w:tabs>
          <w:tab w:val="left" w:leader="none" w:pos="1418"/>
          <w:tab w:val="left" w:leader="none" w:pos="9639"/>
        </w:tabs>
        <w:spacing w:after="200" w:before="200" w:lineRule="auto"/>
        <w:jc w:val="both"/>
        <w:rPr/>
      </w:pPr>
      <w:bookmarkStart w:colFirst="0" w:colLast="0" w:name="_icr0sgmmlfwa" w:id="53"/>
      <w:bookmarkEnd w:id="53"/>
      <w:r w:rsidDel="00000000" w:rsidR="00000000" w:rsidRPr="00000000">
        <w:rPr>
          <w:rtl w:val="0"/>
        </w:rPr>
        <w:t xml:space="preserve">Mixed Hybridization</w:t>
      </w:r>
    </w:p>
    <w:p w:rsidR="00000000" w:rsidDel="00000000" w:rsidP="00000000" w:rsidRDefault="00000000" w:rsidRPr="00000000" w14:paraId="00000220">
      <w:pPr>
        <w:tabs>
          <w:tab w:val="left" w:leader="none" w:pos="1418"/>
          <w:tab w:val="left" w:leader="none" w:pos="9639"/>
        </w:tabs>
        <w:rPr/>
      </w:pPr>
      <w:r w:rsidDel="00000000" w:rsidR="00000000" w:rsidRPr="00000000">
        <w:rPr>
          <w:rtl w:val="0"/>
        </w:rPr>
        <w:t xml:space="preserve">Trong Feature Combination, việc thêm một mô hình đề xuất ảo vào hệ thống mang lại ý nghĩa lớn. Mô hình này hoạt động như một tính năng đối với tập dữ liệu của người dùng ban đầu. </w:t>
      </w:r>
    </w:p>
    <w:p w:rsidR="00000000" w:rsidDel="00000000" w:rsidP="00000000" w:rsidRDefault="00000000" w:rsidRPr="00000000" w14:paraId="00000221">
      <w:pPr>
        <w:tabs>
          <w:tab w:val="left" w:leader="none" w:pos="1418"/>
          <w:tab w:val="left" w:leader="none" w:pos="9639"/>
        </w:tabs>
        <w:rPr/>
      </w:pPr>
      <w:r w:rsidDel="00000000" w:rsidR="00000000" w:rsidRPr="00000000">
        <w:rPr>
          <w:rtl w:val="0"/>
        </w:rPr>
        <w:t xml:space="preserve">Ví dụ, chúng ta có thể tích hợp các tính năng của một mô hình CF vào mô hình đề xuất theo CB. Mô hình kết hợp này có khả năng xem xét dữ liệu Collaborative data từ hệ thống con chỉ dựa vào một mô hình. Điều này mang lại lợi ích bằng cách cải thiện sự đa dạng và chất lượng của các đề xuất cuối cùng.</w:t>
      </w:r>
    </w:p>
    <w:p w:rsidR="00000000" w:rsidDel="00000000" w:rsidP="00000000" w:rsidRDefault="00000000" w:rsidRPr="00000000" w14:paraId="00000222">
      <w:pPr>
        <w:tabs>
          <w:tab w:val="left" w:leader="none" w:pos="1418"/>
          <w:tab w:val="left" w:leader="none" w:pos="9639"/>
        </w:tabs>
        <w:rPr/>
      </w:pPr>
      <w:r w:rsidDel="00000000" w:rsidR="00000000" w:rsidRPr="00000000">
        <w:rPr>
          <w:rtl w:val="0"/>
        </w:rPr>
      </w:r>
    </w:p>
    <w:p w:rsidR="00000000" w:rsidDel="00000000" w:rsidP="00000000" w:rsidRDefault="00000000" w:rsidRPr="00000000" w14:paraId="00000223">
      <w:pPr>
        <w:tabs>
          <w:tab w:val="left" w:leader="none" w:pos="1418"/>
          <w:tab w:val="left" w:leader="none" w:pos="9639"/>
        </w:tabs>
        <w:rPr/>
      </w:pPr>
      <w:r w:rsidDel="00000000" w:rsidR="00000000" w:rsidRPr="00000000">
        <w:rPr>
          <w:rtl w:val="0"/>
        </w:rPr>
      </w:r>
    </w:p>
    <w:p w:rsidR="00000000" w:rsidDel="00000000" w:rsidP="00000000" w:rsidRDefault="00000000" w:rsidRPr="00000000" w14:paraId="00000224">
      <w:pPr>
        <w:pStyle w:val="Heading6"/>
        <w:tabs>
          <w:tab w:val="left" w:leader="none" w:pos="1418"/>
          <w:tab w:val="left" w:leader="none" w:pos="9639"/>
        </w:tabs>
        <w:spacing w:after="200" w:before="200" w:lineRule="auto"/>
        <w:jc w:val="both"/>
        <w:rPr/>
      </w:pPr>
      <w:bookmarkStart w:colFirst="0" w:colLast="0" w:name="_2r1fp36dseik" w:id="54"/>
      <w:bookmarkEnd w:id="54"/>
      <w:r w:rsidDel="00000000" w:rsidR="00000000" w:rsidRPr="00000000">
        <w:rPr>
          <w:rtl w:val="0"/>
        </w:rPr>
        <w:t xml:space="preserve">Feature Combination</w:t>
      </w:r>
    </w:p>
    <w:p w:rsidR="00000000" w:rsidDel="00000000" w:rsidP="00000000" w:rsidRDefault="00000000" w:rsidRPr="00000000" w14:paraId="00000225">
      <w:pPr>
        <w:tabs>
          <w:tab w:val="left" w:leader="none" w:pos="1418"/>
          <w:tab w:val="left" w:leader="none" w:pos="9639"/>
        </w:tabs>
        <w:rPr/>
      </w:pPr>
      <w:r w:rsidDel="00000000" w:rsidR="00000000" w:rsidRPr="00000000">
        <w:rPr>
          <w:rtl w:val="0"/>
        </w:rPr>
        <w:t xml:space="preserve">Phương pháp này được sử dụng để tạo ra 1 rating hoặc phân loại dựa theo data, model này sẽ giúp tăng cường tính năng có thể cải thiện hiệu suất của hệ thống.Ví dụ: bằng cách sử dụng quy tắc kết hợp, chúng tôi có thể nâng cao tập dữ liệu người dùng. Với tập dữ liệu được tăng cường, hiệu suất của mô hình đề xuất dựa content-base sẽ được cải thiện.</w:t>
      </w:r>
    </w:p>
    <w:p w:rsidR="00000000" w:rsidDel="00000000" w:rsidP="00000000" w:rsidRDefault="00000000" w:rsidRPr="00000000" w14:paraId="00000226">
      <w:pPr>
        <w:pStyle w:val="Heading6"/>
        <w:tabs>
          <w:tab w:val="left" w:leader="none" w:pos="1418"/>
          <w:tab w:val="left" w:leader="none" w:pos="9639"/>
        </w:tabs>
        <w:spacing w:after="200" w:before="200" w:lineRule="auto"/>
        <w:jc w:val="both"/>
        <w:rPr/>
      </w:pPr>
      <w:bookmarkStart w:colFirst="0" w:colLast="0" w:name="_mgjktbnjqfus" w:id="55"/>
      <w:bookmarkEnd w:id="55"/>
      <w:r w:rsidDel="00000000" w:rsidR="00000000" w:rsidRPr="00000000">
        <w:rPr>
          <w:rtl w:val="0"/>
        </w:rPr>
        <w:t xml:space="preserve">Feature Augmentation</w:t>
      </w:r>
    </w:p>
    <w:p w:rsidR="00000000" w:rsidDel="00000000" w:rsidP="00000000" w:rsidRDefault="00000000" w:rsidRPr="00000000" w14:paraId="00000227">
      <w:pPr>
        <w:tabs>
          <w:tab w:val="left" w:leader="none" w:pos="1418"/>
          <w:tab w:val="left" w:leader="none" w:pos="9639"/>
        </w:tabs>
        <w:rPr/>
      </w:pPr>
      <w:r w:rsidDel="00000000" w:rsidR="00000000" w:rsidRPr="00000000">
        <w:rPr>
          <w:rtl w:val="0"/>
        </w:rPr>
        <w:t xml:space="preserve">Phương pháp Cascade hybrid tập trung vào việc xây dựng một hệ thống đề xuất có cấu trúc phân cấp nghiêm ngặt. Điều này có nghĩa là hệ thống có hai cấp độ: một hệ thống đề xuất chính và một mô hình phụ.</w:t>
      </w:r>
    </w:p>
    <w:p w:rsidR="00000000" w:rsidDel="00000000" w:rsidP="00000000" w:rsidRDefault="00000000" w:rsidRPr="00000000" w14:paraId="00000228">
      <w:pPr>
        <w:numPr>
          <w:ilvl w:val="0"/>
          <w:numId w:val="9"/>
        </w:numPr>
        <w:tabs>
          <w:tab w:val="left" w:leader="none" w:pos="1418"/>
          <w:tab w:val="left" w:leader="none" w:pos="9639"/>
        </w:tabs>
        <w:ind w:left="720" w:hanging="360"/>
        <w:rPr>
          <w:u w:val="none"/>
        </w:rPr>
      </w:pPr>
      <w:r w:rsidDel="00000000" w:rsidR="00000000" w:rsidRPr="00000000">
        <w:rPr>
          <w:rtl w:val="0"/>
        </w:rPr>
        <w:t xml:space="preserve">Hệ thống đề xuất chính: Đây là cơ sở của hệ thống, tạo ra các đề xuất chính dựa trên dữ liệu và mô hình chính. Nó là trung tâm của quá trình đề xuất.</w:t>
      </w:r>
    </w:p>
    <w:p w:rsidR="00000000" w:rsidDel="00000000" w:rsidP="00000000" w:rsidRDefault="00000000" w:rsidRPr="00000000" w14:paraId="00000229">
      <w:pPr>
        <w:numPr>
          <w:ilvl w:val="0"/>
          <w:numId w:val="9"/>
        </w:numPr>
        <w:tabs>
          <w:tab w:val="left" w:leader="none" w:pos="1418"/>
          <w:tab w:val="left" w:leader="none" w:pos="9639"/>
        </w:tabs>
        <w:ind w:left="720" w:hanging="360"/>
        <w:rPr>
          <w:u w:val="none"/>
        </w:rPr>
      </w:pPr>
      <w:r w:rsidDel="00000000" w:rsidR="00000000" w:rsidRPr="00000000">
        <w:rPr>
          <w:rtl w:val="0"/>
        </w:rPr>
        <w:t xml:space="preserve">Mô hình phụ: Mô hình này được sử dụng để giải quyết các vấn đề nhỏ, như việc điều chỉnh hoặc cải thiện kết quả từ hệ thống đề xuất chính. Ví dụ, nó có thể giúp xử lý các vấn đề về tính điểm không đồng đều hoặc thiếu dữ liệu trong tập dữ liệu.</w:t>
      </w:r>
    </w:p>
    <w:p w:rsidR="00000000" w:rsidDel="00000000" w:rsidP="00000000" w:rsidRDefault="00000000" w:rsidRPr="00000000" w14:paraId="0000022A">
      <w:pPr>
        <w:tabs>
          <w:tab w:val="left" w:leader="none" w:pos="1418"/>
          <w:tab w:val="left" w:leader="none" w:pos="9639"/>
        </w:tabs>
        <w:rPr/>
      </w:pPr>
      <w:r w:rsidDel="00000000" w:rsidR="00000000" w:rsidRPr="00000000">
        <w:rPr>
          <w:rtl w:val="0"/>
        </w:rPr>
      </w:r>
    </w:p>
    <w:p w:rsidR="00000000" w:rsidDel="00000000" w:rsidP="00000000" w:rsidRDefault="00000000" w:rsidRPr="00000000" w14:paraId="0000022B">
      <w:pPr>
        <w:pStyle w:val="Heading6"/>
        <w:tabs>
          <w:tab w:val="left" w:leader="none" w:pos="1418"/>
          <w:tab w:val="left" w:leader="none" w:pos="9639"/>
        </w:tabs>
        <w:spacing w:after="200" w:before="200" w:lineRule="auto"/>
        <w:jc w:val="both"/>
        <w:rPr/>
      </w:pPr>
      <w:bookmarkStart w:colFirst="0" w:colLast="0" w:name="_1gt0g1cxpt0d" w:id="56"/>
      <w:bookmarkEnd w:id="56"/>
      <w:r w:rsidDel="00000000" w:rsidR="00000000" w:rsidRPr="00000000">
        <w:rPr>
          <w:rtl w:val="0"/>
        </w:rPr>
        <w:t xml:space="preserve">Meta-Level</w:t>
      </w:r>
    </w:p>
    <w:p w:rsidR="00000000" w:rsidDel="00000000" w:rsidP="00000000" w:rsidRDefault="00000000" w:rsidRPr="00000000" w14:paraId="0000022C">
      <w:pPr>
        <w:tabs>
          <w:tab w:val="left" w:leader="none" w:pos="1418"/>
          <w:tab w:val="left" w:leader="none" w:pos="9639"/>
        </w:tabs>
        <w:rPr/>
      </w:pPr>
      <w:r w:rsidDel="00000000" w:rsidR="00000000" w:rsidRPr="00000000">
        <w:rPr>
          <w:rFonts w:ascii="Times New Roman" w:cs="Times New Roman" w:eastAsia="Times New Roman" w:hAnsi="Times New Roman"/>
          <w:color w:val="0d0d0d"/>
          <w:sz w:val="28"/>
          <w:szCs w:val="28"/>
          <w:rtl w:val="0"/>
        </w:rPr>
        <w:t xml:space="preserve">Meta-level hybrid tương tự như kết hợp tăng cường tính năng, trong đó một mô hình đóng góp cung cấp tập dữ liệu tăng cường cho mô hình đề xuất chính. Tuy nhiên, khác với mô hình kết hợp tăng cường tính năng, ở cấp độ meta, tập dữ liệu gốc được thay thế bằng một mô hình đã học từ mô hình đóng góp, và mô hình này được sử dụng như đầu vào cho mô hình đề xuất chính.</w:t>
      </w:r>
      <w:r w:rsidDel="00000000" w:rsidR="00000000" w:rsidRPr="00000000">
        <w:rPr>
          <w:rtl w:val="0"/>
        </w:rPr>
      </w:r>
    </w:p>
    <w:p w:rsidR="00000000" w:rsidDel="00000000" w:rsidP="00000000" w:rsidRDefault="00000000" w:rsidRPr="00000000" w14:paraId="0000022D">
      <w:pPr>
        <w:tabs>
          <w:tab w:val="left" w:leader="none" w:pos="1418"/>
          <w:tab w:val="left" w:leader="none" w:pos="9639"/>
        </w:tabs>
        <w:spacing w:after="200" w:before="20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22E">
      <w:pPr>
        <w:pStyle w:val="Heading5"/>
        <w:tabs>
          <w:tab w:val="left" w:leader="none" w:pos="1418"/>
          <w:tab w:val="left" w:leader="none" w:pos="9639"/>
        </w:tabs>
        <w:spacing w:after="200" w:before="200" w:line="360" w:lineRule="auto"/>
        <w:jc w:val="both"/>
        <w:rPr>
          <w:rFonts w:ascii="Times New Roman" w:cs="Times New Roman" w:eastAsia="Times New Roman" w:hAnsi="Times New Roman"/>
          <w:color w:val="000000"/>
          <w:sz w:val="26"/>
          <w:szCs w:val="26"/>
        </w:rPr>
      </w:pPr>
      <w:bookmarkStart w:colFirst="0" w:colLast="0" w:name="_lmugo0fbvenn" w:id="57"/>
      <w:bookmarkEnd w:id="57"/>
      <w:r w:rsidDel="00000000" w:rsidR="00000000" w:rsidRPr="00000000">
        <w:rPr>
          <w:rtl w:val="0"/>
        </w:rPr>
      </w:r>
    </w:p>
    <w:p w:rsidR="00000000" w:rsidDel="00000000" w:rsidP="00000000" w:rsidRDefault="00000000" w:rsidRPr="00000000" w14:paraId="0000022F">
      <w:pPr>
        <w:tabs>
          <w:tab w:val="left" w:leader="none" w:pos="1418"/>
          <w:tab w:val="left" w:leader="none" w:pos="9639"/>
        </w:tabs>
        <w:spacing w:after="200" w:before="20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 Tổng quan về mạng nơ-ron học sâu</w:t>
      </w:r>
    </w:p>
    <w:p w:rsidR="00000000" w:rsidDel="00000000" w:rsidP="00000000" w:rsidRDefault="00000000" w:rsidRPr="00000000" w14:paraId="00000230">
      <w:pPr>
        <w:tabs>
          <w:tab w:val="left" w:leader="none" w:pos="1418"/>
          <w:tab w:val="left" w:leader="none" w:pos="9639"/>
        </w:tabs>
        <w:spacing w:after="200" w:before="20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1.3.1 Mạng Nơ-ron nhân tạo </w:t>
      </w:r>
    </w:p>
    <w:p w:rsidR="00000000" w:rsidDel="00000000" w:rsidP="00000000" w:rsidRDefault="00000000" w:rsidRPr="00000000" w14:paraId="00000231">
      <w:pPr>
        <w:tabs>
          <w:tab w:val="left" w:leader="none" w:pos="1418"/>
          <w:tab w:val="left" w:leader="none" w:pos="9639"/>
        </w:tabs>
        <w:spacing w:after="200" w:before="20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1.3.2. Mạng học sâu</w:t>
      </w:r>
    </w:p>
    <w:p w:rsidR="00000000" w:rsidDel="00000000" w:rsidP="00000000" w:rsidRDefault="00000000" w:rsidRPr="00000000" w14:paraId="00000232">
      <w:pPr>
        <w:tabs>
          <w:tab w:val="left" w:leader="none" w:pos="1418"/>
          <w:tab w:val="left" w:leader="none" w:pos="9639"/>
        </w:tabs>
        <w:spacing w:after="200" w:before="20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1.3.3. Mạng Nơ-ron Đồ Thị (Graph Neural Network - GNN)</w:t>
      </w:r>
    </w:p>
    <w:p w:rsidR="00000000" w:rsidDel="00000000" w:rsidP="00000000" w:rsidRDefault="00000000" w:rsidRPr="00000000" w14:paraId="00000233">
      <w:pPr>
        <w:tabs>
          <w:tab w:val="left" w:leader="none" w:pos="1418"/>
          <w:tab w:val="left" w:leader="none" w:pos="9639"/>
        </w:tabs>
        <w:spacing w:after="200" w:before="20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1.3.3.1. Graph hay đồ thị là gì?</w:t>
      </w:r>
    </w:p>
    <w:p w:rsidR="00000000" w:rsidDel="00000000" w:rsidP="00000000" w:rsidRDefault="00000000" w:rsidRPr="00000000" w14:paraId="00000234">
      <w:pPr>
        <w:tabs>
          <w:tab w:val="left" w:leader="none" w:pos="1418"/>
          <w:tab w:val="left" w:leader="none" w:pos="9639"/>
        </w:tabs>
        <w:spacing w:after="200" w:before="20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Kn</w:t>
      </w:r>
    </w:p>
    <w:p w:rsidR="00000000" w:rsidDel="00000000" w:rsidP="00000000" w:rsidRDefault="00000000" w:rsidRPr="00000000" w14:paraId="00000235">
      <w:pPr>
        <w:tabs>
          <w:tab w:val="left" w:leader="none" w:pos="1418"/>
          <w:tab w:val="left" w:leader="none" w:pos="9639"/>
        </w:tabs>
        <w:spacing w:after="200" w:before="20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Biểu đồ và nơi tìm thấy chúng</w:t>
      </w:r>
    </w:p>
    <w:p w:rsidR="00000000" w:rsidDel="00000000" w:rsidP="00000000" w:rsidRDefault="00000000" w:rsidRPr="00000000" w14:paraId="00000236">
      <w:pPr>
        <w:tabs>
          <w:tab w:val="left" w:leader="none" w:pos="1418"/>
          <w:tab w:val="left" w:leader="none" w:pos="9639"/>
        </w:tabs>
        <w:spacing w:after="200" w:before="20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Dữ liệu có cấu trúc biểu đồ xử lý những loại vấn đề nào?</w:t>
      </w:r>
    </w:p>
    <w:p w:rsidR="00000000" w:rsidDel="00000000" w:rsidP="00000000" w:rsidRDefault="00000000" w:rsidRPr="00000000" w14:paraId="00000237">
      <w:pPr>
        <w:tabs>
          <w:tab w:val="left" w:leader="none" w:pos="1418"/>
          <w:tab w:val="left" w:leader="none" w:pos="9639"/>
        </w:tabs>
        <w:spacing w:after="200" w:before="20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38">
      <w:pPr>
        <w:tabs>
          <w:tab w:val="left" w:leader="none" w:pos="1418"/>
          <w:tab w:val="left" w:leader="none" w:pos="9639"/>
        </w:tabs>
        <w:spacing w:after="200" w:before="20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1.3.3.2.  Giới thiệu về GNN</w:t>
      </w:r>
    </w:p>
    <w:p w:rsidR="00000000" w:rsidDel="00000000" w:rsidP="00000000" w:rsidRDefault="00000000" w:rsidRPr="00000000" w14:paraId="00000239">
      <w:pPr>
        <w:tabs>
          <w:tab w:val="left" w:leader="none" w:pos="1418"/>
          <w:tab w:val="left" w:leader="none" w:pos="9639"/>
        </w:tabs>
        <w:spacing w:after="200" w:before="20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1.3.3.3. Các thành phần chính của GNN</w:t>
      </w:r>
    </w:p>
    <w:p w:rsidR="00000000" w:rsidDel="00000000" w:rsidP="00000000" w:rsidRDefault="00000000" w:rsidRPr="00000000" w14:paraId="0000023A">
      <w:pPr>
        <w:tabs>
          <w:tab w:val="left" w:leader="none" w:pos="1418"/>
          <w:tab w:val="left" w:leader="none" w:pos="9639"/>
        </w:tabs>
        <w:spacing w:after="200" w:before="20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1.3.3.4. Cách thức hoạt động của GNN</w:t>
      </w:r>
    </w:p>
    <w:p w:rsidR="00000000" w:rsidDel="00000000" w:rsidP="00000000" w:rsidRDefault="00000000" w:rsidRPr="00000000" w14:paraId="0000023B">
      <w:pPr>
        <w:tabs>
          <w:tab w:val="left" w:leader="none" w:pos="1418"/>
          <w:tab w:val="left" w:leader="none" w:pos="9639"/>
        </w:tabs>
        <w:spacing w:after="200" w:before="20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C">
      <w:pPr>
        <w:tabs>
          <w:tab w:val="left" w:leader="none" w:pos="1418"/>
          <w:tab w:val="left" w:leader="none" w:pos="9639"/>
        </w:tabs>
        <w:spacing w:after="200" w:before="200" w:line="360" w:lineRule="auto"/>
        <w:ind w:left="720" w:firstLine="0"/>
        <w:jc w:val="both"/>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3D">
      <w:pPr>
        <w:tabs>
          <w:tab w:val="left" w:leader="none" w:pos="1418"/>
          <w:tab w:val="left" w:leader="none" w:pos="9639"/>
        </w:tabs>
        <w:spacing w:after="200" w:before="20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2: Thiết Kế Hệ Thống</w:t>
      </w:r>
    </w:p>
    <w:p w:rsidR="00000000" w:rsidDel="00000000" w:rsidP="00000000" w:rsidRDefault="00000000" w:rsidRPr="00000000" w14:paraId="0000023E">
      <w:pPr>
        <w:tabs>
          <w:tab w:val="left" w:leader="none" w:pos="1418"/>
          <w:tab w:val="left" w:leader="none" w:pos="9639"/>
        </w:tabs>
        <w:spacing w:after="200" w:before="20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w:t>
      </w:r>
    </w:p>
    <w:p w:rsidR="00000000" w:rsidDel="00000000" w:rsidP="00000000" w:rsidRDefault="00000000" w:rsidRPr="00000000" w14:paraId="0000023F">
      <w:pPr>
        <w:tabs>
          <w:tab w:val="left" w:leader="none" w:pos="1418"/>
          <w:tab w:val="left" w:leader="none" w:pos="9639"/>
        </w:tabs>
        <w:spacing w:after="200" w:before="20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w:t>
      </w:r>
    </w:p>
    <w:p w:rsidR="00000000" w:rsidDel="00000000" w:rsidP="00000000" w:rsidRDefault="00000000" w:rsidRPr="00000000" w14:paraId="00000240">
      <w:pPr>
        <w:tabs>
          <w:tab w:val="left" w:leader="none" w:pos="1418"/>
          <w:tab w:val="left" w:leader="none" w:pos="9639"/>
        </w:tabs>
        <w:spacing w:after="200" w:before="20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3: Phát Triển và Triển Khai</w:t>
      </w:r>
    </w:p>
    <w:p w:rsidR="00000000" w:rsidDel="00000000" w:rsidP="00000000" w:rsidRDefault="00000000" w:rsidRPr="00000000" w14:paraId="00000241">
      <w:pPr>
        <w:tabs>
          <w:tab w:val="left" w:leader="none" w:pos="1418"/>
          <w:tab w:val="left" w:leader="none" w:pos="9639"/>
        </w:tabs>
        <w:spacing w:after="200" w:before="20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w:t>
      </w:r>
    </w:p>
    <w:p w:rsidR="00000000" w:rsidDel="00000000" w:rsidP="00000000" w:rsidRDefault="00000000" w:rsidRPr="00000000" w14:paraId="00000242">
      <w:pPr>
        <w:tabs>
          <w:tab w:val="left" w:leader="none" w:pos="1418"/>
          <w:tab w:val="left" w:leader="none" w:pos="9639"/>
        </w:tabs>
        <w:spacing w:after="200" w:before="20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w:t>
      </w:r>
    </w:p>
    <w:p w:rsidR="00000000" w:rsidDel="00000000" w:rsidP="00000000" w:rsidRDefault="00000000" w:rsidRPr="00000000" w14:paraId="00000243">
      <w:pPr>
        <w:tabs>
          <w:tab w:val="left" w:leader="none" w:pos="1418"/>
          <w:tab w:val="left" w:leader="none" w:pos="9639"/>
        </w:tabs>
        <w:spacing w:after="200" w:before="200" w:line="360" w:lineRule="auto"/>
        <w:ind w:left="720" w:firstLine="0"/>
        <w:jc w:val="both"/>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44">
      <w:pPr>
        <w:tabs>
          <w:tab w:val="left" w:leader="none" w:pos="1418"/>
          <w:tab w:val="left" w:leader="none" w:pos="9639"/>
        </w:tabs>
        <w:spacing w:after="200" w:before="20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4: Thực Nghiệm và Đánh Giá</w:t>
      </w:r>
    </w:p>
    <w:p w:rsidR="00000000" w:rsidDel="00000000" w:rsidP="00000000" w:rsidRDefault="00000000" w:rsidRPr="00000000" w14:paraId="00000245">
      <w:pPr>
        <w:tabs>
          <w:tab w:val="left" w:leader="none" w:pos="1418"/>
          <w:tab w:val="left" w:leader="none" w:pos="9639"/>
        </w:tabs>
        <w:spacing w:after="200" w:before="20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 Kết quả đạt được của đề tài</w:t>
      </w:r>
    </w:p>
    <w:p w:rsidR="00000000" w:rsidDel="00000000" w:rsidP="00000000" w:rsidRDefault="00000000" w:rsidRPr="00000000" w14:paraId="00000246">
      <w:pPr>
        <w:tabs>
          <w:tab w:val="left" w:leader="none" w:pos="1418"/>
          <w:tab w:val="left" w:leader="none" w:pos="9639"/>
        </w:tabs>
        <w:spacing w:after="200" w:before="20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4.2 Hạn chế</w:t>
      </w:r>
    </w:p>
    <w:p w:rsidR="00000000" w:rsidDel="00000000" w:rsidP="00000000" w:rsidRDefault="00000000" w:rsidRPr="00000000" w14:paraId="00000247">
      <w:pPr>
        <w:tabs>
          <w:tab w:val="left" w:leader="none" w:pos="1418"/>
          <w:tab w:val="left" w:leader="none" w:pos="9639"/>
        </w:tabs>
        <w:spacing w:after="200" w:before="20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4.3 Hướng phát triển</w:t>
      </w:r>
    </w:p>
    <w:p w:rsidR="00000000" w:rsidDel="00000000" w:rsidP="00000000" w:rsidRDefault="00000000" w:rsidRPr="00000000" w14:paraId="00000248">
      <w:pPr>
        <w:tabs>
          <w:tab w:val="left" w:leader="none" w:pos="1418"/>
          <w:tab w:val="left" w:leader="none" w:pos="9639"/>
        </w:tabs>
        <w:spacing w:after="200" w:before="200" w:line="360" w:lineRule="auto"/>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49">
      <w:pPr>
        <w:tabs>
          <w:tab w:val="left" w:leader="none" w:pos="1418"/>
          <w:tab w:val="left" w:leader="none" w:pos="9639"/>
        </w:tabs>
        <w:spacing w:after="200" w:before="200" w:line="360" w:lineRule="auto"/>
        <w:ind w:left="720" w:firstLine="0"/>
        <w:jc w:val="both"/>
        <w:rPr>
          <w:rFonts w:ascii="Times New Roman" w:cs="Times New Roman" w:eastAsia="Times New Roman" w:hAnsi="Times New Roman"/>
          <w:b w:val="1"/>
          <w:sz w:val="26"/>
          <w:szCs w:val="26"/>
        </w:rPr>
      </w:pPr>
      <w:bookmarkStart w:colFirst="0" w:colLast="0" w:name="_b87mmje1xvp4" w:id="58"/>
      <w:bookmarkEnd w:id="58"/>
      <w:r w:rsidDel="00000000" w:rsidR="00000000" w:rsidRPr="00000000">
        <w:br w:type="page"/>
      </w:r>
      <w:r w:rsidDel="00000000" w:rsidR="00000000" w:rsidRPr="00000000">
        <w:rPr>
          <w:rtl w:val="0"/>
        </w:rPr>
      </w:r>
    </w:p>
    <w:p w:rsidR="00000000" w:rsidDel="00000000" w:rsidP="00000000" w:rsidRDefault="00000000" w:rsidRPr="00000000" w14:paraId="0000024A">
      <w:pPr>
        <w:tabs>
          <w:tab w:val="left" w:leader="none" w:pos="1418"/>
          <w:tab w:val="left" w:leader="none" w:pos="9639"/>
        </w:tabs>
        <w:spacing w:after="200" w:before="200" w:line="360" w:lineRule="auto"/>
        <w:ind w:left="720" w:firstLine="0"/>
        <w:jc w:val="both"/>
        <w:rPr>
          <w:rFonts w:ascii="Times New Roman" w:cs="Times New Roman" w:eastAsia="Times New Roman" w:hAnsi="Times New Roman"/>
          <w:b w:val="1"/>
          <w:sz w:val="26"/>
          <w:szCs w:val="26"/>
        </w:rPr>
      </w:pPr>
      <w:bookmarkStart w:colFirst="0" w:colLast="0" w:name="_gjdgxs" w:id="0"/>
      <w:bookmarkEnd w:id="0"/>
      <w:r w:rsidDel="00000000" w:rsidR="00000000" w:rsidRPr="00000000">
        <w:rPr>
          <w:rFonts w:ascii="Times New Roman" w:cs="Times New Roman" w:eastAsia="Times New Roman" w:hAnsi="Times New Roman"/>
          <w:b w:val="1"/>
          <w:sz w:val="26"/>
          <w:szCs w:val="26"/>
          <w:rtl w:val="0"/>
        </w:rPr>
        <w:t xml:space="preserve">Phần KẾT LUẬN</w:t>
      </w:r>
    </w:p>
    <w:p w:rsidR="00000000" w:rsidDel="00000000" w:rsidP="00000000" w:rsidRDefault="00000000" w:rsidRPr="00000000" w14:paraId="0000024B">
      <w:pPr>
        <w:tabs>
          <w:tab w:val="left" w:leader="none" w:pos="1418"/>
          <w:tab w:val="left" w:leader="none" w:pos="9639"/>
        </w:tabs>
        <w:spacing w:after="200" w:before="20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tham khảo</w:t>
      </w:r>
    </w:p>
    <w:p w:rsidR="00000000" w:rsidDel="00000000" w:rsidP="00000000" w:rsidRDefault="00000000" w:rsidRPr="00000000" w14:paraId="0000024C">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 Liu Y, Liao W, Alok C (2005) A two-phase algorithm for fast discovery of high utility itemsets. In: Pacific-asia conference on advances in knowledge discovery &amp; data mining</w:t>
      </w:r>
    </w:p>
    <w:p w:rsidR="00000000" w:rsidDel="00000000" w:rsidP="00000000" w:rsidRDefault="00000000" w:rsidRPr="00000000" w14:paraId="0000024D">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 Zida S, Fournier-Viger P, Lin JC-W, Wu C-W, Tseng VS (2015) Efim: a highly efficient algorithm for high-utility itemset mining. Adv Artif Intell Soft Comput 9413:530–546</w:t>
      </w:r>
    </w:p>
    <w:p w:rsidR="00000000" w:rsidDel="00000000" w:rsidP="00000000" w:rsidRDefault="00000000" w:rsidRPr="00000000" w14:paraId="0000024E">
      <w:pPr>
        <w:spacing w:after="240" w:before="24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27. Liu M,QuJ(2012) Mining high utility itemsets without candidate generation. In: Proceedings of the 21st ACM international conference on information and knowledge management, CIKM ’12, pp 55–64. Association for computing machinery, New York, https://doi.org/10.1145/2396761.2396773</w:t>
      </w:r>
      <w:r w:rsidDel="00000000" w:rsidR="00000000" w:rsidRPr="00000000">
        <w:rPr>
          <w:rtl w:val="0"/>
        </w:rPr>
      </w:r>
    </w:p>
    <w:p w:rsidR="00000000" w:rsidDel="00000000" w:rsidP="00000000" w:rsidRDefault="00000000" w:rsidRPr="00000000" w14:paraId="0000024F">
      <w:pPr>
        <w:tabs>
          <w:tab w:val="left" w:leader="none" w:pos="1418"/>
          <w:tab w:val="left" w:leader="none" w:pos="9639"/>
        </w:tabs>
        <w:spacing w:after="200" w:before="200" w:line="360" w:lineRule="auto"/>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50">
      <w:pPr>
        <w:tabs>
          <w:tab w:val="left" w:leader="none" w:pos="1418"/>
          <w:tab w:val="left" w:leader="none" w:pos="9639"/>
        </w:tabs>
        <w:spacing w:after="200" w:before="20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 LỤC</w:t>
      </w:r>
    </w:p>
    <w:p w:rsidR="00000000" w:rsidDel="00000000" w:rsidP="00000000" w:rsidRDefault="00000000" w:rsidRPr="00000000" w14:paraId="00000251">
      <w:pPr>
        <w:tabs>
          <w:tab w:val="left" w:leader="none" w:pos="1418"/>
          <w:tab w:val="left" w:leader="none" w:pos="9639"/>
        </w:tabs>
        <w:spacing w:after="200" w:before="20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truy cập mã nguồn: </w:t>
      </w:r>
      <w:hyperlink r:id="rId44">
        <w:r w:rsidDel="00000000" w:rsidR="00000000" w:rsidRPr="00000000">
          <w:rPr>
            <w:rFonts w:ascii="Times New Roman" w:cs="Times New Roman" w:eastAsia="Times New Roman" w:hAnsi="Times New Roman"/>
            <w:color w:val="1155cc"/>
            <w:sz w:val="26"/>
            <w:szCs w:val="26"/>
            <w:u w:val="single"/>
            <w:rtl w:val="0"/>
          </w:rPr>
          <w:t xml:space="preserve">htts:/p/github.com/ngoctrang315/HUI_GNN.git</w:t>
        </w:r>
      </w:hyperlink>
      <w:r w:rsidDel="00000000" w:rsidR="00000000" w:rsidRPr="00000000">
        <w:rPr>
          <w:rtl w:val="0"/>
        </w:rPr>
      </w:r>
    </w:p>
    <w:p w:rsidR="00000000" w:rsidDel="00000000" w:rsidP="00000000" w:rsidRDefault="00000000" w:rsidRPr="00000000" w14:paraId="00000252">
      <w:pPr>
        <w:tabs>
          <w:tab w:val="left" w:leader="none" w:pos="1418"/>
          <w:tab w:val="left" w:leader="none" w:pos="9639"/>
        </w:tabs>
        <w:spacing w:after="200" w:before="200" w:line="360" w:lineRule="auto"/>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53">
      <w:pPr>
        <w:tabs>
          <w:tab w:val="left" w:leader="none" w:pos="1418"/>
          <w:tab w:val="left" w:leader="none" w:pos="9639"/>
        </w:tabs>
        <w:spacing w:after="200" w:before="200" w:line="360" w:lineRule="auto"/>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54">
      <w:pPr>
        <w:tabs>
          <w:tab w:val="left" w:leader="none" w:pos="1418"/>
          <w:tab w:val="left" w:leader="none" w:pos="9639"/>
        </w:tabs>
        <w:spacing w:after="200" w:before="200" w:line="360" w:lineRule="auto"/>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55">
      <w:pPr>
        <w:tabs>
          <w:tab w:val="left" w:leader="none" w:pos="1418"/>
          <w:tab w:val="left" w:leader="none" w:pos="9639"/>
        </w:tabs>
        <w:spacing w:after="200" w:before="200" w:line="360" w:lineRule="auto"/>
        <w:ind w:left="0" w:firstLine="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256">
      <w:pPr>
        <w:tabs>
          <w:tab w:val="left" w:leader="none" w:pos="1418"/>
          <w:tab w:val="left" w:leader="none" w:pos="9639"/>
        </w:tabs>
        <w:spacing w:after="200" w:before="200" w:line="360" w:lineRule="auto"/>
        <w:ind w:left="720" w:firstLine="0"/>
        <w:jc w:val="both"/>
        <w:rPr>
          <w:rFonts w:ascii="Times New Roman" w:cs="Times New Roman" w:eastAsia="Times New Roman" w:hAnsi="Times New Roman"/>
          <w:b w:val="1"/>
          <w:sz w:val="26"/>
          <w:szCs w:val="26"/>
        </w:rPr>
      </w:pPr>
      <w:r w:rsidDel="00000000" w:rsidR="00000000" w:rsidRPr="00000000">
        <w:rPr>
          <w:rtl w:val="0"/>
        </w:rPr>
      </w:r>
    </w:p>
    <w:sectPr>
      <w:headerReference r:id="rId45" w:type="default"/>
      <w:pgSz w:h="16834" w:w="11909" w:orient="portrait"/>
      <w:pgMar w:bottom="1411.6535433070867" w:top="1411.6535433070867" w:left="1411.6535433070867" w:right="1139.527559055118"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ình Trần Trọng" w:id="2" w:date="2024-09-19T01:28:43Z">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Trước khi đi vào 1.1 2 bạn viết phần dẫn nhập chương, giới thiệu Trong chương này sẽ trình bài về các vần đề nào, tập trung vào những thuật toán nào</w:t>
      </w:r>
    </w:p>
  </w:comment>
  <w:comment w:author="Bình Trần Trọng" w:id="3" w:date="2024-09-20T01:40:32Z">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Viết ngược rồi phần viết tắt để trong ngoặc</w:t>
      </w:r>
    </w:p>
  </w:comment>
  <w:comment w:author="Tran Thi Ngoc Trang" w:id="4" w:date="2024-09-20T05:42:06Z">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done</w:t>
      </w:r>
    </w:p>
  </w:comment>
  <w:comment w:author="Bình Trần Trọng" w:id="1" w:date="2024-09-24T03:38:13Z">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Cho một bài và tư tưởng chính của sử dùng LLM vào RS</w:t>
      </w:r>
    </w:p>
  </w:comment>
  <w:comment w:author="Bình Trần Trọng" w:id="0" w:date="2024-09-19T01:26:25Z">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Trang và Hân tóm tắt tất cả những phương pháp và ứng dụng của nó  (hệ thống gợi ý, tập hữu ích cao) trong 10 năm trở lại đây), Phải nêu rõ nhà khoa học nào, ổng nghiên cứu và công bố cái gì!</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mbria Math">
    <w:embedRegular w:fontKey="{00000000-0000-0000-0000-000000000000}" r:id="rId1"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1.png"/><Relationship Id="rId20" Type="http://schemas.openxmlformats.org/officeDocument/2006/relationships/image" Target="media/image4.png"/><Relationship Id="rId42" Type="http://schemas.openxmlformats.org/officeDocument/2006/relationships/image" Target="media/image7.png"/><Relationship Id="rId41" Type="http://schemas.openxmlformats.org/officeDocument/2006/relationships/hyperlink" Target="https://jaketae.github.io/study/svd/" TargetMode="External"/><Relationship Id="rId22" Type="http://schemas.openxmlformats.org/officeDocument/2006/relationships/image" Target="media/image13.png"/><Relationship Id="rId44" Type="http://schemas.openxmlformats.org/officeDocument/2006/relationships/hyperlink" Target="https://github.com/ngoctrang315/HUI_GNN.git" TargetMode="External"/><Relationship Id="rId21" Type="http://schemas.openxmlformats.org/officeDocument/2006/relationships/image" Target="media/image10.png"/><Relationship Id="rId43" Type="http://schemas.openxmlformats.org/officeDocument/2006/relationships/image" Target="media/image9.png"/><Relationship Id="rId24" Type="http://schemas.openxmlformats.org/officeDocument/2006/relationships/image" Target="media/image26.png"/><Relationship Id="rId23" Type="http://schemas.openxmlformats.org/officeDocument/2006/relationships/image" Target="media/image25.png"/><Relationship Id="rId45" Type="http://schemas.openxmlformats.org/officeDocument/2006/relationships/header" Target="head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kaggle.com/datasets/nechbamohammed/research-papers-dataset" TargetMode="External"/><Relationship Id="rId26" Type="http://schemas.openxmlformats.org/officeDocument/2006/relationships/image" Target="media/image19.png"/><Relationship Id="rId25" Type="http://schemas.openxmlformats.org/officeDocument/2006/relationships/image" Target="media/image22.png"/><Relationship Id="rId28" Type="http://schemas.openxmlformats.org/officeDocument/2006/relationships/image" Target="media/image6.png"/><Relationship Id="rId27" Type="http://schemas.openxmlformats.org/officeDocument/2006/relationships/image" Target="media/image20.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24.png"/><Relationship Id="rId7" Type="http://schemas.openxmlformats.org/officeDocument/2006/relationships/hyperlink" Target="https://www.kaggle.com/datasets/karkavelrajaj/amazon-sales-dataset" TargetMode="External"/><Relationship Id="rId8" Type="http://schemas.openxmlformats.org/officeDocument/2006/relationships/hyperlink" Target="https://www.kaggle.com/datasets/bhavikjikadara/global-electronics-retailers?select=Stores.csv" TargetMode="External"/><Relationship Id="rId31" Type="http://schemas.openxmlformats.org/officeDocument/2006/relationships/image" Target="media/image21.png"/><Relationship Id="rId30" Type="http://schemas.openxmlformats.org/officeDocument/2006/relationships/hyperlink" Target="https://www.geeksforgeeks.org/user-based-collaborative-filtering/" TargetMode="External"/><Relationship Id="rId11" Type="http://schemas.openxmlformats.org/officeDocument/2006/relationships/image" Target="media/image17.png"/><Relationship Id="rId33" Type="http://schemas.openxmlformats.org/officeDocument/2006/relationships/image" Target="media/image23.png"/><Relationship Id="rId10" Type="http://schemas.openxmlformats.org/officeDocument/2006/relationships/hyperlink" Target="https://www.kaggle.com/datasets/rounakbanik/the-movies-dataset?select=movies_metadata.csv" TargetMode="External"/><Relationship Id="rId32" Type="http://schemas.openxmlformats.org/officeDocument/2006/relationships/image" Target="media/image16.png"/><Relationship Id="rId13" Type="http://schemas.openxmlformats.org/officeDocument/2006/relationships/image" Target="media/image8.png"/><Relationship Id="rId35" Type="http://schemas.openxmlformats.org/officeDocument/2006/relationships/image" Target="media/image2.png"/><Relationship Id="rId12" Type="http://schemas.openxmlformats.org/officeDocument/2006/relationships/hyperlink" Target="https://www.philippe-fournier-viger.com/spmf/ihup.pdf" TargetMode="External"/><Relationship Id="rId34" Type="http://schemas.openxmlformats.org/officeDocument/2006/relationships/image" Target="media/image5.png"/><Relationship Id="rId15" Type="http://schemas.openxmlformats.org/officeDocument/2006/relationships/image" Target="media/image14.png"/><Relationship Id="rId37" Type="http://schemas.openxmlformats.org/officeDocument/2006/relationships/image" Target="media/image3.png"/><Relationship Id="rId14" Type="http://schemas.openxmlformats.org/officeDocument/2006/relationships/image" Target="media/image28.png"/><Relationship Id="rId36" Type="http://schemas.openxmlformats.org/officeDocument/2006/relationships/image" Target="media/image18.png"/><Relationship Id="rId17" Type="http://schemas.openxmlformats.org/officeDocument/2006/relationships/image" Target="media/image29.png"/><Relationship Id="rId39" Type="http://schemas.openxmlformats.org/officeDocument/2006/relationships/image" Target="media/image12.png"/><Relationship Id="rId16" Type="http://schemas.openxmlformats.org/officeDocument/2006/relationships/hyperlink" Target="https://www.philippe-fournier-viger.com/spmf/huiminer.pdf" TargetMode="External"/><Relationship Id="rId38" Type="http://schemas.openxmlformats.org/officeDocument/2006/relationships/image" Target="media/image1.png"/><Relationship Id="rId19" Type="http://schemas.openxmlformats.org/officeDocument/2006/relationships/image" Target="media/image27.png"/><Relationship Id="rId1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